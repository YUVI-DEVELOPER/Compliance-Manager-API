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8DE2" w14:textId="77777777" w:rsidR="006C4EF3" w:rsidRDefault="002C5754" w:rsidP="00BE4F4D">
      <w:pPr>
        <w:tabs>
          <w:tab w:val="left" w:pos="1170"/>
        </w:tabs>
        <w:rPr>
          <w:b/>
          <w:sz w:val="28"/>
          <w:szCs w:val="24"/>
        </w:rPr>
      </w:pPr>
      <w:r>
        <w:rPr>
          <w:b/>
          <w:sz w:val="28"/>
          <w:szCs w:val="24"/>
        </w:rPr>
        <w:t xml:space="preserve"> </w:t>
      </w:r>
      <w:r w:rsidR="000A58FF">
        <w:rPr>
          <w:b/>
          <w:sz w:val="28"/>
          <w:szCs w:val="24"/>
        </w:rPr>
        <w:t xml:space="preserve">      </w:t>
      </w:r>
    </w:p>
    <w:p w14:paraId="00BCE46F" w14:textId="77777777" w:rsidR="006C4EF3" w:rsidRDefault="006C4EF3" w:rsidP="00BE4F4D">
      <w:pPr>
        <w:tabs>
          <w:tab w:val="left" w:pos="1170"/>
        </w:tabs>
        <w:rPr>
          <w:b/>
          <w:sz w:val="28"/>
          <w:szCs w:val="24"/>
        </w:rPr>
      </w:pPr>
    </w:p>
    <w:p w14:paraId="699414D1" w14:textId="77777777" w:rsidR="006C4EF3" w:rsidRDefault="006C4EF3" w:rsidP="00BE4F4D">
      <w:pPr>
        <w:tabs>
          <w:tab w:val="left" w:pos="1170"/>
        </w:tabs>
        <w:rPr>
          <w:b/>
          <w:sz w:val="28"/>
          <w:szCs w:val="24"/>
        </w:rPr>
      </w:pPr>
    </w:p>
    <w:p w14:paraId="70EF935B" w14:textId="77777777" w:rsidR="006C4EF3" w:rsidRDefault="006C4EF3" w:rsidP="00BE4F4D">
      <w:pPr>
        <w:tabs>
          <w:tab w:val="left" w:pos="1170"/>
        </w:tabs>
        <w:rPr>
          <w:b/>
          <w:sz w:val="28"/>
          <w:szCs w:val="24"/>
        </w:rPr>
      </w:pPr>
    </w:p>
    <w:p w14:paraId="31F4F1E9" w14:textId="77777777" w:rsidR="0043176B" w:rsidRDefault="0043176B" w:rsidP="00BE4F4D">
      <w:pPr>
        <w:tabs>
          <w:tab w:val="left" w:pos="1170"/>
        </w:tabs>
        <w:rPr>
          <w:b/>
          <w:sz w:val="28"/>
          <w:szCs w:val="24"/>
        </w:rPr>
      </w:pPr>
    </w:p>
    <w:p w14:paraId="1CF14832" w14:textId="77777777" w:rsidR="0043176B" w:rsidRDefault="0043176B" w:rsidP="00BE4F4D">
      <w:pPr>
        <w:tabs>
          <w:tab w:val="left" w:pos="1170"/>
        </w:tabs>
        <w:rPr>
          <w:b/>
          <w:sz w:val="28"/>
          <w:szCs w:val="24"/>
        </w:rPr>
      </w:pPr>
    </w:p>
    <w:p w14:paraId="6F6B63C1" w14:textId="77777777" w:rsidR="0043176B" w:rsidRDefault="0043176B" w:rsidP="00BE4F4D">
      <w:pPr>
        <w:tabs>
          <w:tab w:val="left" w:pos="1170"/>
        </w:tabs>
        <w:rPr>
          <w:b/>
          <w:sz w:val="28"/>
          <w:szCs w:val="24"/>
        </w:rPr>
      </w:pPr>
    </w:p>
    <w:p w14:paraId="05DEC8CB" w14:textId="77777777" w:rsidR="0043176B" w:rsidRDefault="0043176B" w:rsidP="00BE4F4D">
      <w:pPr>
        <w:tabs>
          <w:tab w:val="left" w:pos="1170"/>
        </w:tabs>
        <w:rPr>
          <w:b/>
          <w:sz w:val="28"/>
          <w:szCs w:val="24"/>
        </w:rPr>
      </w:pPr>
    </w:p>
    <w:tbl>
      <w:tblPr>
        <w:tblpPr w:leftFromText="180" w:rightFromText="180" w:vertAnchor="text" w:horzAnchor="margin" w:tblpXSpec="center" w:tblpY="1137"/>
        <w:tblW w:w="95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842"/>
        <w:gridCol w:w="6692"/>
      </w:tblGrid>
      <w:tr w:rsidR="00BB7427" w:rsidRPr="003D2BB1" w14:paraId="30BB470C" w14:textId="77777777" w:rsidTr="005D4A3E">
        <w:trPr>
          <w:trHeight w:val="456"/>
        </w:trPr>
        <w:tc>
          <w:tcPr>
            <w:tcW w:w="9534" w:type="dxa"/>
            <w:gridSpan w:val="2"/>
            <w:vAlign w:val="center"/>
          </w:tcPr>
          <w:p w14:paraId="4EC9D9F4" w14:textId="4A4D7249" w:rsidR="00BB7427" w:rsidRPr="0034550A" w:rsidRDefault="00BB7427" w:rsidP="00AB52DE">
            <w:pPr>
              <w:pStyle w:val="Header"/>
              <w:jc w:val="center"/>
              <w:rPr>
                <w:szCs w:val="24"/>
              </w:rPr>
            </w:pPr>
            <w:r w:rsidRPr="00467CBD">
              <w:rPr>
                <w:rFonts w:eastAsia="Times New Roman"/>
                <w:sz w:val="44"/>
                <w:szCs w:val="72"/>
              </w:rPr>
              <w:t>URS for</w:t>
            </w:r>
            <w:r>
              <w:rPr>
                <w:rFonts w:eastAsia="Times New Roman"/>
                <w:sz w:val="44"/>
                <w:szCs w:val="72"/>
              </w:rPr>
              <w:t xml:space="preserve"> </w:t>
            </w:r>
            <w:r w:rsidR="004C0249">
              <w:rPr>
                <w:rFonts w:eastAsia="Times New Roman"/>
                <w:sz w:val="44"/>
                <w:szCs w:val="72"/>
              </w:rPr>
              <w:t>5</w:t>
            </w:r>
            <w:r>
              <w:rPr>
                <w:rFonts w:eastAsia="Times New Roman"/>
                <w:sz w:val="44"/>
                <w:szCs w:val="72"/>
              </w:rPr>
              <w:t>kL Fermenter</w:t>
            </w:r>
          </w:p>
        </w:tc>
      </w:tr>
      <w:tr w:rsidR="00BB7427" w:rsidRPr="003D2BB1" w14:paraId="76EA357B" w14:textId="77777777" w:rsidTr="005D4A3E">
        <w:trPr>
          <w:trHeight w:val="456"/>
        </w:trPr>
        <w:tc>
          <w:tcPr>
            <w:tcW w:w="2842" w:type="dxa"/>
            <w:vAlign w:val="center"/>
          </w:tcPr>
          <w:p w14:paraId="1BA1764C" w14:textId="77777777" w:rsidR="00BB7427" w:rsidRPr="003D2BB1" w:rsidRDefault="00BB7427" w:rsidP="00AB52DE">
            <w:pPr>
              <w:pStyle w:val="Header"/>
              <w:rPr>
                <w:szCs w:val="24"/>
              </w:rPr>
            </w:pPr>
            <w:r>
              <w:rPr>
                <w:szCs w:val="24"/>
              </w:rPr>
              <w:t xml:space="preserve">Equipment  </w:t>
            </w:r>
          </w:p>
        </w:tc>
        <w:tc>
          <w:tcPr>
            <w:tcW w:w="6692" w:type="dxa"/>
            <w:vAlign w:val="center"/>
          </w:tcPr>
          <w:p w14:paraId="1C43FA68" w14:textId="18264931" w:rsidR="00BB7427" w:rsidRPr="003D2BB1" w:rsidRDefault="00BB7427" w:rsidP="00AB52DE">
            <w:pPr>
              <w:pStyle w:val="Header"/>
              <w:rPr>
                <w:szCs w:val="24"/>
              </w:rPr>
            </w:pPr>
            <w:r>
              <w:rPr>
                <w:szCs w:val="24"/>
              </w:rPr>
              <w:t xml:space="preserve">Fermenter </w:t>
            </w:r>
            <w:r w:rsidR="004C0249">
              <w:rPr>
                <w:szCs w:val="24"/>
              </w:rPr>
              <w:t>5</w:t>
            </w:r>
            <w:r>
              <w:rPr>
                <w:szCs w:val="24"/>
              </w:rPr>
              <w:t>000L</w:t>
            </w:r>
          </w:p>
        </w:tc>
      </w:tr>
      <w:tr w:rsidR="00BB7427" w:rsidRPr="003D2BB1" w14:paraId="1FC6FADC" w14:textId="77777777" w:rsidTr="005D4A3E">
        <w:trPr>
          <w:trHeight w:val="456"/>
        </w:trPr>
        <w:tc>
          <w:tcPr>
            <w:tcW w:w="2842" w:type="dxa"/>
            <w:vAlign w:val="center"/>
          </w:tcPr>
          <w:p w14:paraId="12129763" w14:textId="77777777" w:rsidR="00BB7427" w:rsidRPr="003D2BB1" w:rsidRDefault="00BB7427" w:rsidP="00AB52DE">
            <w:pPr>
              <w:pStyle w:val="Header"/>
              <w:rPr>
                <w:szCs w:val="24"/>
              </w:rPr>
            </w:pPr>
            <w:r>
              <w:rPr>
                <w:szCs w:val="24"/>
              </w:rPr>
              <w:t xml:space="preserve">URS number </w:t>
            </w:r>
          </w:p>
        </w:tc>
        <w:tc>
          <w:tcPr>
            <w:tcW w:w="6692" w:type="dxa"/>
            <w:vAlign w:val="center"/>
          </w:tcPr>
          <w:p w14:paraId="6E46736C" w14:textId="35BE46CE" w:rsidR="00BB7427" w:rsidRPr="00884CA6" w:rsidRDefault="00B66F28" w:rsidP="00D2189C">
            <w:pPr>
              <w:pStyle w:val="Header"/>
              <w:rPr>
                <w:szCs w:val="24"/>
              </w:rPr>
            </w:pPr>
            <w:r>
              <w:rPr>
                <w:szCs w:val="24"/>
              </w:rPr>
              <w:t>XX</w:t>
            </w:r>
            <w:r w:rsidR="00BB7427">
              <w:rPr>
                <w:szCs w:val="24"/>
              </w:rPr>
              <w:t>/</w:t>
            </w:r>
            <w:r>
              <w:rPr>
                <w:szCs w:val="24"/>
              </w:rPr>
              <w:t>X</w:t>
            </w:r>
            <w:r w:rsidR="00BB7427">
              <w:rPr>
                <w:szCs w:val="24"/>
              </w:rPr>
              <w:t>/URS/F</w:t>
            </w:r>
            <w:r w:rsidR="002D3140">
              <w:rPr>
                <w:szCs w:val="24"/>
              </w:rPr>
              <w:t>ER</w:t>
            </w:r>
            <w:r w:rsidR="00D2189C">
              <w:rPr>
                <w:szCs w:val="24"/>
              </w:rPr>
              <w:t>-018</w:t>
            </w:r>
          </w:p>
        </w:tc>
      </w:tr>
      <w:tr w:rsidR="00BB7427" w:rsidRPr="003D2BB1" w14:paraId="630ADB88" w14:textId="77777777" w:rsidTr="005D4A3E">
        <w:trPr>
          <w:trHeight w:val="456"/>
        </w:trPr>
        <w:tc>
          <w:tcPr>
            <w:tcW w:w="2842" w:type="dxa"/>
            <w:vAlign w:val="center"/>
          </w:tcPr>
          <w:p w14:paraId="2F9290E1" w14:textId="77777777" w:rsidR="00BB7427" w:rsidRPr="003D2BB1" w:rsidRDefault="00BB7427" w:rsidP="00AB52DE">
            <w:pPr>
              <w:pStyle w:val="Header"/>
              <w:rPr>
                <w:szCs w:val="24"/>
              </w:rPr>
            </w:pPr>
            <w:r>
              <w:rPr>
                <w:szCs w:val="24"/>
              </w:rPr>
              <w:t>Version No.</w:t>
            </w:r>
          </w:p>
        </w:tc>
        <w:tc>
          <w:tcPr>
            <w:tcW w:w="6692" w:type="dxa"/>
            <w:vAlign w:val="center"/>
          </w:tcPr>
          <w:p w14:paraId="24CCE21B" w14:textId="77777777" w:rsidR="00BB7427" w:rsidRPr="00884CA6" w:rsidRDefault="00BB7427" w:rsidP="00AB52DE">
            <w:pPr>
              <w:pStyle w:val="Header"/>
              <w:rPr>
                <w:szCs w:val="24"/>
              </w:rPr>
            </w:pPr>
            <w:r>
              <w:rPr>
                <w:szCs w:val="24"/>
              </w:rPr>
              <w:t>01</w:t>
            </w:r>
          </w:p>
        </w:tc>
      </w:tr>
      <w:tr w:rsidR="00BB7427" w:rsidRPr="003D2BB1" w14:paraId="2540E81C" w14:textId="77777777" w:rsidTr="005D4A3E">
        <w:trPr>
          <w:trHeight w:val="456"/>
        </w:trPr>
        <w:tc>
          <w:tcPr>
            <w:tcW w:w="2842" w:type="dxa"/>
            <w:vAlign w:val="center"/>
          </w:tcPr>
          <w:p w14:paraId="3294D350" w14:textId="77777777" w:rsidR="00BB7427" w:rsidRDefault="00BB7427" w:rsidP="00AB52DE">
            <w:pPr>
              <w:pStyle w:val="Header"/>
              <w:rPr>
                <w:szCs w:val="24"/>
              </w:rPr>
            </w:pPr>
            <w:r>
              <w:rPr>
                <w:szCs w:val="24"/>
              </w:rPr>
              <w:t xml:space="preserve">Effective Date </w:t>
            </w:r>
          </w:p>
        </w:tc>
        <w:tc>
          <w:tcPr>
            <w:tcW w:w="6692" w:type="dxa"/>
            <w:vAlign w:val="center"/>
          </w:tcPr>
          <w:p w14:paraId="127B74EA" w14:textId="5BBD693D" w:rsidR="00BB7427" w:rsidRDefault="00AB52DE" w:rsidP="00AB52DE">
            <w:pPr>
              <w:pStyle w:val="Header"/>
              <w:rPr>
                <w:szCs w:val="24"/>
              </w:rPr>
            </w:pPr>
            <w:r>
              <w:rPr>
                <w:szCs w:val="24"/>
              </w:rPr>
              <w:t>10/12/2015</w:t>
            </w:r>
          </w:p>
        </w:tc>
      </w:tr>
    </w:tbl>
    <w:p w14:paraId="46154F5E" w14:textId="77777777" w:rsidR="00A63075" w:rsidRDefault="00A63075" w:rsidP="00BE4F4D">
      <w:pPr>
        <w:tabs>
          <w:tab w:val="left" w:pos="1170"/>
        </w:tabs>
        <w:rPr>
          <w:b/>
          <w:sz w:val="28"/>
          <w:szCs w:val="24"/>
        </w:rPr>
      </w:pPr>
    </w:p>
    <w:p w14:paraId="3A9290C8" w14:textId="77777777" w:rsidR="00A63075" w:rsidRDefault="00A63075" w:rsidP="00BE4F4D">
      <w:pPr>
        <w:tabs>
          <w:tab w:val="left" w:pos="1170"/>
        </w:tabs>
        <w:rPr>
          <w:b/>
          <w:sz w:val="28"/>
          <w:szCs w:val="24"/>
        </w:rPr>
      </w:pPr>
    </w:p>
    <w:p w14:paraId="23C91503" w14:textId="77777777" w:rsidR="00A63075" w:rsidRDefault="00A63075" w:rsidP="00BE4F4D">
      <w:pPr>
        <w:tabs>
          <w:tab w:val="left" w:pos="1170"/>
        </w:tabs>
        <w:rPr>
          <w:b/>
          <w:sz w:val="28"/>
          <w:szCs w:val="24"/>
        </w:rPr>
      </w:pPr>
    </w:p>
    <w:p w14:paraId="7437CB16" w14:textId="77777777" w:rsidR="00A63075" w:rsidRDefault="00A63075" w:rsidP="00BE4F4D">
      <w:pPr>
        <w:tabs>
          <w:tab w:val="left" w:pos="1170"/>
        </w:tabs>
        <w:rPr>
          <w:b/>
          <w:sz w:val="28"/>
          <w:szCs w:val="24"/>
        </w:rPr>
      </w:pPr>
    </w:p>
    <w:p w14:paraId="1B76F146" w14:textId="77777777" w:rsidR="00A63075" w:rsidRDefault="00A63075" w:rsidP="00BE4F4D">
      <w:pPr>
        <w:tabs>
          <w:tab w:val="left" w:pos="1170"/>
        </w:tabs>
        <w:rPr>
          <w:b/>
          <w:sz w:val="28"/>
          <w:szCs w:val="24"/>
        </w:rPr>
      </w:pPr>
    </w:p>
    <w:p w14:paraId="3D12BBA8" w14:textId="77777777" w:rsidR="00A63075" w:rsidRDefault="00A63075" w:rsidP="00BE4F4D">
      <w:pPr>
        <w:tabs>
          <w:tab w:val="left" w:pos="1170"/>
        </w:tabs>
        <w:rPr>
          <w:b/>
          <w:sz w:val="28"/>
          <w:szCs w:val="24"/>
        </w:rPr>
      </w:pPr>
    </w:p>
    <w:p w14:paraId="12B602D6" w14:textId="77777777" w:rsidR="00A63075" w:rsidRDefault="00A63075" w:rsidP="00BE4F4D">
      <w:pPr>
        <w:tabs>
          <w:tab w:val="left" w:pos="1170"/>
        </w:tabs>
        <w:rPr>
          <w:b/>
          <w:sz w:val="28"/>
          <w:szCs w:val="24"/>
        </w:rPr>
      </w:pPr>
    </w:p>
    <w:p w14:paraId="6B97874F" w14:textId="77777777" w:rsidR="00A63075" w:rsidRDefault="00A63075" w:rsidP="00BE4F4D">
      <w:pPr>
        <w:tabs>
          <w:tab w:val="left" w:pos="1170"/>
        </w:tabs>
        <w:rPr>
          <w:b/>
          <w:sz w:val="28"/>
          <w:szCs w:val="24"/>
        </w:rPr>
      </w:pPr>
    </w:p>
    <w:p w14:paraId="2F2ECB0D" w14:textId="77777777" w:rsidR="00A63075" w:rsidRDefault="00A63075" w:rsidP="00BE4F4D">
      <w:pPr>
        <w:tabs>
          <w:tab w:val="left" w:pos="1170"/>
        </w:tabs>
        <w:rPr>
          <w:b/>
          <w:sz w:val="28"/>
          <w:szCs w:val="24"/>
        </w:rPr>
      </w:pPr>
    </w:p>
    <w:p w14:paraId="3130742F" w14:textId="77777777" w:rsidR="000A58FF" w:rsidRDefault="000A58FF" w:rsidP="00BE4F4D">
      <w:pPr>
        <w:tabs>
          <w:tab w:val="left" w:pos="1170"/>
        </w:tabs>
        <w:rPr>
          <w:b/>
          <w:sz w:val="28"/>
          <w:szCs w:val="24"/>
        </w:rPr>
      </w:pPr>
    </w:p>
    <w:p w14:paraId="2AE60D56" w14:textId="77777777" w:rsidR="000A58FF" w:rsidRDefault="000A58FF" w:rsidP="00BE4F4D">
      <w:pPr>
        <w:tabs>
          <w:tab w:val="left" w:pos="1170"/>
        </w:tabs>
        <w:rPr>
          <w:b/>
          <w:sz w:val="28"/>
          <w:szCs w:val="24"/>
        </w:rPr>
      </w:pPr>
    </w:p>
    <w:p w14:paraId="569A630C" w14:textId="77777777" w:rsidR="000A58FF" w:rsidRDefault="000A58FF" w:rsidP="00BE4F4D">
      <w:pPr>
        <w:tabs>
          <w:tab w:val="left" w:pos="1170"/>
        </w:tabs>
        <w:rPr>
          <w:b/>
          <w:sz w:val="28"/>
          <w:szCs w:val="24"/>
        </w:rPr>
      </w:pPr>
    </w:p>
    <w:p w14:paraId="7BD6B625" w14:textId="77777777" w:rsidR="000A58FF" w:rsidRDefault="000A58FF" w:rsidP="00BE4F4D">
      <w:pPr>
        <w:tabs>
          <w:tab w:val="left" w:pos="1170"/>
        </w:tabs>
        <w:rPr>
          <w:b/>
          <w:sz w:val="28"/>
          <w:szCs w:val="24"/>
        </w:rPr>
      </w:pPr>
    </w:p>
    <w:p w14:paraId="7716B421" w14:textId="77777777" w:rsidR="000A58FF" w:rsidRDefault="000A58FF" w:rsidP="00BE4F4D">
      <w:pPr>
        <w:tabs>
          <w:tab w:val="left" w:pos="1170"/>
        </w:tabs>
        <w:rPr>
          <w:b/>
          <w:sz w:val="28"/>
          <w:szCs w:val="24"/>
        </w:rPr>
      </w:pPr>
    </w:p>
    <w:p w14:paraId="3D095E95" w14:textId="77777777" w:rsidR="000A58FF" w:rsidRDefault="000A58FF" w:rsidP="00BE4F4D">
      <w:pPr>
        <w:tabs>
          <w:tab w:val="left" w:pos="1170"/>
        </w:tabs>
        <w:rPr>
          <w:b/>
          <w:sz w:val="28"/>
          <w:szCs w:val="24"/>
        </w:rPr>
      </w:pPr>
    </w:p>
    <w:p w14:paraId="2B7E5911" w14:textId="77777777" w:rsidR="000A58FF" w:rsidRDefault="000A58FF" w:rsidP="00BE4F4D">
      <w:pPr>
        <w:tabs>
          <w:tab w:val="left" w:pos="1170"/>
        </w:tabs>
        <w:rPr>
          <w:b/>
          <w:sz w:val="28"/>
          <w:szCs w:val="24"/>
        </w:rPr>
      </w:pPr>
    </w:p>
    <w:p w14:paraId="292B99F9" w14:textId="77777777" w:rsidR="000A58FF" w:rsidRDefault="000A58FF" w:rsidP="00BE4F4D">
      <w:pPr>
        <w:tabs>
          <w:tab w:val="left" w:pos="1170"/>
        </w:tabs>
        <w:rPr>
          <w:b/>
          <w:sz w:val="28"/>
          <w:szCs w:val="24"/>
        </w:rPr>
      </w:pPr>
    </w:p>
    <w:p w14:paraId="08BEB329" w14:textId="77777777" w:rsidR="000A58FF" w:rsidRDefault="000A58FF" w:rsidP="00BE4F4D">
      <w:pPr>
        <w:tabs>
          <w:tab w:val="left" w:pos="1170"/>
        </w:tabs>
        <w:rPr>
          <w:b/>
          <w:sz w:val="28"/>
          <w:szCs w:val="24"/>
        </w:rPr>
      </w:pPr>
    </w:p>
    <w:p w14:paraId="5109EBBC" w14:textId="77777777" w:rsidR="000A58FF" w:rsidRDefault="000A58FF" w:rsidP="00BE4F4D">
      <w:pPr>
        <w:tabs>
          <w:tab w:val="left" w:pos="1170"/>
        </w:tabs>
        <w:rPr>
          <w:b/>
          <w:sz w:val="28"/>
          <w:szCs w:val="24"/>
        </w:rPr>
      </w:pPr>
    </w:p>
    <w:p w14:paraId="04A55E65" w14:textId="77777777" w:rsidR="00A63075" w:rsidRDefault="00A63075" w:rsidP="00BE4F4D">
      <w:pPr>
        <w:tabs>
          <w:tab w:val="left" w:pos="1170"/>
        </w:tabs>
        <w:rPr>
          <w:b/>
          <w:sz w:val="28"/>
          <w:szCs w:val="24"/>
        </w:rPr>
      </w:pPr>
    </w:p>
    <w:p w14:paraId="59245DCB" w14:textId="77777777" w:rsidR="00B66F28" w:rsidRDefault="00B66F28" w:rsidP="00BE4F4D">
      <w:pPr>
        <w:tabs>
          <w:tab w:val="left" w:pos="1170"/>
        </w:tabs>
        <w:rPr>
          <w:b/>
          <w:sz w:val="28"/>
          <w:szCs w:val="24"/>
        </w:rPr>
      </w:pPr>
    </w:p>
    <w:p w14:paraId="57230D06" w14:textId="277CE775" w:rsidR="007703AC" w:rsidRDefault="007B6F21" w:rsidP="007703AC">
      <w:pPr>
        <w:rPr>
          <w:i/>
        </w:rPr>
      </w:pPr>
      <w:r>
        <w:rPr>
          <w:i/>
        </w:rPr>
        <w:t xml:space="preserve"> </w:t>
      </w:r>
      <w:r w:rsidR="007703AC" w:rsidRPr="008772EE">
        <w:rPr>
          <w:i/>
        </w:rPr>
        <w:t xml:space="preserve">This document and its contents are </w:t>
      </w:r>
      <w:proofErr w:type="gramStart"/>
      <w:r w:rsidR="007703AC" w:rsidRPr="008772EE">
        <w:rPr>
          <w:i/>
        </w:rPr>
        <w:t>the confidential</w:t>
      </w:r>
      <w:proofErr w:type="gramEnd"/>
      <w:r w:rsidR="007703AC" w:rsidRPr="008772EE">
        <w:rPr>
          <w:i/>
        </w:rPr>
        <w:t xml:space="preserve"> information </w:t>
      </w:r>
      <w:proofErr w:type="gramStart"/>
      <w:r w:rsidR="007703AC" w:rsidRPr="008772EE">
        <w:rPr>
          <w:i/>
        </w:rPr>
        <w:t>of</w:t>
      </w:r>
      <w:proofErr w:type="gramEnd"/>
      <w:r w:rsidR="007703AC" w:rsidRPr="008772EE">
        <w:rPr>
          <w:i/>
        </w:rPr>
        <w:t xml:space="preserve"> </w:t>
      </w:r>
      <w:r w:rsidR="00B66F28">
        <w:rPr>
          <w:i/>
        </w:rPr>
        <w:t>ABC</w:t>
      </w:r>
      <w:r w:rsidR="007703AC" w:rsidRPr="008772EE">
        <w:rPr>
          <w:i/>
        </w:rPr>
        <w:t xml:space="preserve"> Private Limited. No </w:t>
      </w:r>
      <w:r>
        <w:rPr>
          <w:i/>
        </w:rPr>
        <w:t xml:space="preserve">   </w:t>
      </w:r>
      <w:r w:rsidR="007703AC" w:rsidRPr="008772EE">
        <w:rPr>
          <w:i/>
        </w:rPr>
        <w:t xml:space="preserve">part of this document may be copied, reproduced, modified, or distributed to any third party, in any form or by any means, or stored in a database or retrieval system, without prior written permission of </w:t>
      </w:r>
      <w:r w:rsidR="00B66F28">
        <w:rPr>
          <w:i/>
        </w:rPr>
        <w:t xml:space="preserve">ABC </w:t>
      </w:r>
      <w:r w:rsidR="007703AC" w:rsidRPr="008772EE">
        <w:rPr>
          <w:i/>
        </w:rPr>
        <w:t>Private Limited.</w:t>
      </w:r>
    </w:p>
    <w:p w14:paraId="397AB27A" w14:textId="77777777" w:rsidR="00782482" w:rsidRDefault="00782482" w:rsidP="007703AC">
      <w:pPr>
        <w:rPr>
          <w:i/>
        </w:rPr>
      </w:pPr>
    </w:p>
    <w:p w14:paraId="331DD766" w14:textId="77777777" w:rsidR="00782482" w:rsidRDefault="00782482" w:rsidP="007703AC">
      <w:pPr>
        <w:rPr>
          <w:i/>
        </w:rPr>
      </w:pPr>
    </w:p>
    <w:p w14:paraId="1ADD3F2C" w14:textId="77777777" w:rsidR="00782482" w:rsidRDefault="00782482" w:rsidP="007703AC">
      <w:pPr>
        <w:rPr>
          <w:i/>
        </w:rPr>
      </w:pPr>
    </w:p>
    <w:p w14:paraId="34CD29AA" w14:textId="77777777" w:rsidR="00782482" w:rsidRDefault="00782482" w:rsidP="007703AC">
      <w:pPr>
        <w:rPr>
          <w:i/>
        </w:rPr>
      </w:pPr>
    </w:p>
    <w:p w14:paraId="3DC43ED1" w14:textId="77777777" w:rsidR="00782482" w:rsidRDefault="00782482" w:rsidP="007703AC">
      <w:pPr>
        <w:rPr>
          <w:i/>
        </w:rPr>
      </w:pPr>
    </w:p>
    <w:p w14:paraId="2CAAAC85" w14:textId="77777777" w:rsidR="00782482" w:rsidRDefault="00782482" w:rsidP="007703AC">
      <w:pPr>
        <w:rPr>
          <w:i/>
        </w:rPr>
      </w:pPr>
    </w:p>
    <w:p w14:paraId="25BBC9BF" w14:textId="5F15DC4D" w:rsidR="00782482" w:rsidRPr="00B66F28" w:rsidRDefault="00782482" w:rsidP="00B66F28">
      <w:pPr>
        <w:tabs>
          <w:tab w:val="left" w:pos="2640"/>
        </w:tabs>
        <w:rPr>
          <w:i/>
        </w:rPr>
      </w:pPr>
    </w:p>
    <w:sdt>
      <w:sdtPr>
        <w:rPr>
          <w:rFonts w:ascii="Times New Roman" w:eastAsia="SimSun" w:hAnsi="Times New Roman" w:cs="Times New Roman"/>
          <w:b w:val="0"/>
          <w:bCs w:val="0"/>
          <w:color w:val="auto"/>
          <w:sz w:val="24"/>
          <w:szCs w:val="20"/>
          <w:lang w:eastAsia="zh-CN"/>
        </w:rPr>
        <w:id w:val="2063133016"/>
        <w:docPartObj>
          <w:docPartGallery w:val="Table of Contents"/>
          <w:docPartUnique/>
        </w:docPartObj>
      </w:sdtPr>
      <w:sdtEndPr>
        <w:rPr>
          <w:noProof/>
        </w:rPr>
      </w:sdtEndPr>
      <w:sdtContent>
        <w:p w14:paraId="0AC12000" w14:textId="40DEC6C8" w:rsidR="00474CB1" w:rsidRDefault="00474CB1">
          <w:pPr>
            <w:pStyle w:val="TOCHeading"/>
          </w:pPr>
          <w:r>
            <w:t>Table of Contents</w:t>
          </w:r>
        </w:p>
        <w:p w14:paraId="6D7694DF" w14:textId="4A2FCD0B" w:rsidR="00925BC9" w:rsidRDefault="00474CB1">
          <w:pPr>
            <w:pStyle w:val="TOC1"/>
            <w:tabs>
              <w:tab w:val="left" w:pos="660"/>
              <w:tab w:val="right" w:leader="dot" w:pos="1063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458515002" w:history="1">
            <w:r w:rsidR="00925BC9" w:rsidRPr="00F3716D">
              <w:rPr>
                <w:rStyle w:val="Hyperlink"/>
                <w:noProof/>
              </w:rPr>
              <w:t>1.</w:t>
            </w:r>
            <w:r w:rsidR="00925BC9">
              <w:rPr>
                <w:rFonts w:asciiTheme="minorHAnsi" w:eastAsiaTheme="minorEastAsia" w:hAnsiTheme="minorHAnsi" w:cstheme="minorBidi"/>
                <w:noProof/>
                <w:sz w:val="22"/>
                <w:szCs w:val="22"/>
                <w:lang w:eastAsia="en-US"/>
              </w:rPr>
              <w:tab/>
            </w:r>
            <w:r w:rsidR="00925BC9" w:rsidRPr="00F3716D">
              <w:rPr>
                <w:rStyle w:val="Hyperlink"/>
                <w:noProof/>
              </w:rPr>
              <w:t>Overview</w:t>
            </w:r>
            <w:r w:rsidR="00FA62D1">
              <w:rPr>
                <w:rStyle w:val="Hyperlink"/>
                <w:noProof/>
              </w:rPr>
              <w:t xml:space="preserve"> and Description</w:t>
            </w:r>
            <w:r w:rsidR="00925BC9">
              <w:rPr>
                <w:noProof/>
                <w:webHidden/>
              </w:rPr>
              <w:tab/>
            </w:r>
            <w:r w:rsidR="00925BC9">
              <w:rPr>
                <w:noProof/>
                <w:webHidden/>
              </w:rPr>
              <w:fldChar w:fldCharType="begin"/>
            </w:r>
            <w:r w:rsidR="00925BC9">
              <w:rPr>
                <w:noProof/>
                <w:webHidden/>
              </w:rPr>
              <w:instrText xml:space="preserve"> PAGEREF _Toc458515002 \h </w:instrText>
            </w:r>
            <w:r w:rsidR="00925BC9">
              <w:rPr>
                <w:noProof/>
                <w:webHidden/>
              </w:rPr>
            </w:r>
            <w:r w:rsidR="00925BC9">
              <w:rPr>
                <w:noProof/>
                <w:webHidden/>
              </w:rPr>
              <w:fldChar w:fldCharType="separate"/>
            </w:r>
            <w:r w:rsidR="00925BC9">
              <w:rPr>
                <w:noProof/>
                <w:webHidden/>
              </w:rPr>
              <w:t>3</w:t>
            </w:r>
            <w:r w:rsidR="00925BC9">
              <w:rPr>
                <w:noProof/>
                <w:webHidden/>
              </w:rPr>
              <w:fldChar w:fldCharType="end"/>
            </w:r>
          </w:hyperlink>
        </w:p>
        <w:p w14:paraId="793A0DB8"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3" w:history="1">
            <w:r w:rsidRPr="00F3716D">
              <w:rPr>
                <w:rStyle w:val="Hyperlink"/>
                <w:noProof/>
              </w:rPr>
              <w:t>2.</w:t>
            </w:r>
            <w:r>
              <w:rPr>
                <w:rFonts w:asciiTheme="minorHAnsi" w:eastAsiaTheme="minorEastAsia" w:hAnsiTheme="minorHAnsi" w:cstheme="minorBidi"/>
                <w:noProof/>
                <w:sz w:val="22"/>
                <w:szCs w:val="22"/>
                <w:lang w:eastAsia="en-US"/>
              </w:rPr>
              <w:tab/>
            </w:r>
            <w:r w:rsidRPr="00F3716D">
              <w:rPr>
                <w:rStyle w:val="Hyperlink"/>
                <w:noProof/>
              </w:rPr>
              <w:t>Facility Details</w:t>
            </w:r>
            <w:r>
              <w:rPr>
                <w:noProof/>
                <w:webHidden/>
              </w:rPr>
              <w:tab/>
            </w:r>
            <w:r>
              <w:rPr>
                <w:noProof/>
                <w:webHidden/>
              </w:rPr>
              <w:fldChar w:fldCharType="begin"/>
            </w:r>
            <w:r>
              <w:rPr>
                <w:noProof/>
                <w:webHidden/>
              </w:rPr>
              <w:instrText xml:space="preserve"> PAGEREF _Toc458515003 \h </w:instrText>
            </w:r>
            <w:r>
              <w:rPr>
                <w:noProof/>
                <w:webHidden/>
              </w:rPr>
            </w:r>
            <w:r>
              <w:rPr>
                <w:noProof/>
                <w:webHidden/>
              </w:rPr>
              <w:fldChar w:fldCharType="separate"/>
            </w:r>
            <w:r>
              <w:rPr>
                <w:noProof/>
                <w:webHidden/>
              </w:rPr>
              <w:t>6</w:t>
            </w:r>
            <w:r>
              <w:rPr>
                <w:noProof/>
                <w:webHidden/>
              </w:rPr>
              <w:fldChar w:fldCharType="end"/>
            </w:r>
          </w:hyperlink>
        </w:p>
        <w:p w14:paraId="432D3C76" w14:textId="0C7B2C72"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4" w:history="1">
            <w:r w:rsidRPr="00F3716D">
              <w:rPr>
                <w:rStyle w:val="Hyperlink"/>
                <w:noProof/>
              </w:rPr>
              <w:t>3.</w:t>
            </w:r>
            <w:r>
              <w:rPr>
                <w:rFonts w:asciiTheme="minorHAnsi" w:eastAsiaTheme="minorEastAsia" w:hAnsiTheme="minorHAnsi" w:cstheme="minorBidi"/>
                <w:noProof/>
                <w:sz w:val="22"/>
                <w:szCs w:val="22"/>
                <w:lang w:eastAsia="en-US"/>
              </w:rPr>
              <w:tab/>
            </w:r>
            <w:r w:rsidRPr="00F3716D">
              <w:rPr>
                <w:rStyle w:val="Hyperlink"/>
                <w:noProof/>
              </w:rPr>
              <w:t>Technical Data and System Specificatio</w:t>
            </w:r>
            <w:r w:rsidR="00A703DE">
              <w:rPr>
                <w:rStyle w:val="Hyperlink"/>
                <w:noProof/>
              </w:rPr>
              <w:t>n</w:t>
            </w:r>
            <w:r w:rsidRPr="00F3716D">
              <w:rPr>
                <w:rStyle w:val="Hyperlink"/>
                <w:noProof/>
              </w:rPr>
              <w:t xml:space="preserve">  </w:t>
            </w:r>
            <w:r>
              <w:rPr>
                <w:noProof/>
                <w:webHidden/>
              </w:rPr>
              <w:tab/>
            </w:r>
            <w:r>
              <w:rPr>
                <w:noProof/>
                <w:webHidden/>
              </w:rPr>
              <w:fldChar w:fldCharType="begin"/>
            </w:r>
            <w:r>
              <w:rPr>
                <w:noProof/>
                <w:webHidden/>
              </w:rPr>
              <w:instrText xml:space="preserve"> PAGEREF _Toc458515004 \h </w:instrText>
            </w:r>
            <w:r>
              <w:rPr>
                <w:noProof/>
                <w:webHidden/>
              </w:rPr>
            </w:r>
            <w:r>
              <w:rPr>
                <w:noProof/>
                <w:webHidden/>
              </w:rPr>
              <w:fldChar w:fldCharType="separate"/>
            </w:r>
            <w:r>
              <w:rPr>
                <w:noProof/>
                <w:webHidden/>
              </w:rPr>
              <w:t>6</w:t>
            </w:r>
            <w:r>
              <w:rPr>
                <w:noProof/>
                <w:webHidden/>
              </w:rPr>
              <w:fldChar w:fldCharType="end"/>
            </w:r>
          </w:hyperlink>
        </w:p>
        <w:p w14:paraId="39755502"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05" w:history="1">
            <w:r w:rsidRPr="00F3716D">
              <w:rPr>
                <w:rStyle w:val="Hyperlink"/>
                <w:noProof/>
              </w:rPr>
              <w:t>4.</w:t>
            </w:r>
            <w:r>
              <w:rPr>
                <w:rFonts w:asciiTheme="minorHAnsi" w:eastAsiaTheme="minorEastAsia" w:hAnsiTheme="minorHAnsi" w:cstheme="minorBidi"/>
                <w:noProof/>
                <w:sz w:val="22"/>
                <w:szCs w:val="22"/>
                <w:lang w:eastAsia="en-US"/>
              </w:rPr>
              <w:tab/>
            </w:r>
            <w:r w:rsidRPr="00F3716D">
              <w:rPr>
                <w:rStyle w:val="Hyperlink"/>
                <w:noProof/>
              </w:rPr>
              <w:t>Automation, Data and Security</w:t>
            </w:r>
            <w:r>
              <w:rPr>
                <w:noProof/>
                <w:webHidden/>
              </w:rPr>
              <w:tab/>
            </w:r>
            <w:r>
              <w:rPr>
                <w:noProof/>
                <w:webHidden/>
              </w:rPr>
              <w:fldChar w:fldCharType="begin"/>
            </w:r>
            <w:r>
              <w:rPr>
                <w:noProof/>
                <w:webHidden/>
              </w:rPr>
              <w:instrText xml:space="preserve"> PAGEREF _Toc458515005 \h </w:instrText>
            </w:r>
            <w:r>
              <w:rPr>
                <w:noProof/>
                <w:webHidden/>
              </w:rPr>
            </w:r>
            <w:r>
              <w:rPr>
                <w:noProof/>
                <w:webHidden/>
              </w:rPr>
              <w:fldChar w:fldCharType="separate"/>
            </w:r>
            <w:r>
              <w:rPr>
                <w:noProof/>
                <w:webHidden/>
              </w:rPr>
              <w:t>12</w:t>
            </w:r>
            <w:r>
              <w:rPr>
                <w:noProof/>
                <w:webHidden/>
              </w:rPr>
              <w:fldChar w:fldCharType="end"/>
            </w:r>
          </w:hyperlink>
        </w:p>
        <w:p w14:paraId="07A2578E" w14:textId="367CDF66" w:rsidR="00925BC9" w:rsidRDefault="00925BC9">
          <w:pPr>
            <w:pStyle w:val="TOC1"/>
            <w:tabs>
              <w:tab w:val="right" w:leader="dot" w:pos="10630"/>
            </w:tabs>
            <w:rPr>
              <w:rFonts w:asciiTheme="minorHAnsi" w:eastAsiaTheme="minorEastAsia" w:hAnsiTheme="minorHAnsi" w:cstheme="minorBidi"/>
              <w:noProof/>
              <w:sz w:val="22"/>
              <w:szCs w:val="22"/>
              <w:lang w:eastAsia="en-US"/>
            </w:rPr>
          </w:pPr>
          <w:hyperlink w:anchor="_Toc458515008" w:history="1">
            <w:r>
              <w:rPr>
                <w:rFonts w:asciiTheme="minorHAnsi" w:eastAsiaTheme="minorEastAsia" w:hAnsiTheme="minorHAnsi" w:cstheme="minorBidi"/>
                <w:noProof/>
                <w:sz w:val="22"/>
                <w:szCs w:val="22"/>
                <w:lang w:eastAsia="en-US"/>
              </w:rPr>
              <w:t xml:space="preserve">5.          </w:t>
            </w:r>
            <w:r w:rsidRPr="00F3716D">
              <w:rPr>
                <w:rStyle w:val="Hyperlink"/>
                <w:noProof/>
              </w:rPr>
              <w:t>Utility Requirements</w:t>
            </w:r>
            <w:r>
              <w:rPr>
                <w:noProof/>
                <w:webHidden/>
              </w:rPr>
              <w:tab/>
            </w:r>
            <w:r>
              <w:rPr>
                <w:noProof/>
                <w:webHidden/>
              </w:rPr>
              <w:fldChar w:fldCharType="begin"/>
            </w:r>
            <w:r>
              <w:rPr>
                <w:noProof/>
                <w:webHidden/>
              </w:rPr>
              <w:instrText xml:space="preserve"> PAGEREF _Toc458515008 \h </w:instrText>
            </w:r>
            <w:r>
              <w:rPr>
                <w:noProof/>
                <w:webHidden/>
              </w:rPr>
            </w:r>
            <w:r>
              <w:rPr>
                <w:noProof/>
                <w:webHidden/>
              </w:rPr>
              <w:fldChar w:fldCharType="separate"/>
            </w:r>
            <w:r>
              <w:rPr>
                <w:noProof/>
                <w:webHidden/>
              </w:rPr>
              <w:t>14</w:t>
            </w:r>
            <w:r>
              <w:rPr>
                <w:noProof/>
                <w:webHidden/>
              </w:rPr>
              <w:fldChar w:fldCharType="end"/>
            </w:r>
          </w:hyperlink>
        </w:p>
        <w:p w14:paraId="7A058BF1" w14:textId="77777777"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10" w:history="1">
            <w:r w:rsidRPr="00F3716D">
              <w:rPr>
                <w:rStyle w:val="Hyperlink"/>
                <w:noProof/>
              </w:rPr>
              <w:t>6.</w:t>
            </w:r>
            <w:r>
              <w:rPr>
                <w:rFonts w:asciiTheme="minorHAnsi" w:eastAsiaTheme="minorEastAsia" w:hAnsiTheme="minorHAnsi" w:cstheme="minorBidi"/>
                <w:noProof/>
                <w:sz w:val="22"/>
                <w:szCs w:val="22"/>
                <w:lang w:eastAsia="en-US"/>
              </w:rPr>
              <w:tab/>
            </w:r>
            <w:r w:rsidRPr="00F3716D">
              <w:rPr>
                <w:rStyle w:val="Hyperlink"/>
                <w:noProof/>
              </w:rPr>
              <w:t>Other Requirements</w:t>
            </w:r>
            <w:r>
              <w:rPr>
                <w:noProof/>
                <w:webHidden/>
              </w:rPr>
              <w:tab/>
            </w:r>
            <w:r>
              <w:rPr>
                <w:noProof/>
                <w:webHidden/>
              </w:rPr>
              <w:fldChar w:fldCharType="begin"/>
            </w:r>
            <w:r>
              <w:rPr>
                <w:noProof/>
                <w:webHidden/>
              </w:rPr>
              <w:instrText xml:space="preserve"> PAGEREF _Toc458515010 \h </w:instrText>
            </w:r>
            <w:r>
              <w:rPr>
                <w:noProof/>
                <w:webHidden/>
              </w:rPr>
            </w:r>
            <w:r>
              <w:rPr>
                <w:noProof/>
                <w:webHidden/>
              </w:rPr>
              <w:fldChar w:fldCharType="separate"/>
            </w:r>
            <w:r>
              <w:rPr>
                <w:noProof/>
                <w:webHidden/>
              </w:rPr>
              <w:t>14</w:t>
            </w:r>
            <w:r>
              <w:rPr>
                <w:noProof/>
                <w:webHidden/>
              </w:rPr>
              <w:fldChar w:fldCharType="end"/>
            </w:r>
          </w:hyperlink>
        </w:p>
        <w:p w14:paraId="41D6A6F2"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3" w:history="1">
            <w:r w:rsidRPr="00F3716D">
              <w:rPr>
                <w:rStyle w:val="Hyperlink"/>
                <w:noProof/>
              </w:rPr>
              <w:t>6.6.1</w:t>
            </w:r>
            <w:r>
              <w:rPr>
                <w:rFonts w:asciiTheme="minorHAnsi" w:eastAsiaTheme="minorEastAsia" w:hAnsiTheme="minorHAnsi" w:cstheme="minorBidi"/>
                <w:noProof/>
                <w:sz w:val="22"/>
                <w:szCs w:val="22"/>
                <w:lang w:eastAsia="en-US"/>
              </w:rPr>
              <w:tab/>
            </w:r>
            <w:r w:rsidRPr="00F3716D">
              <w:rPr>
                <w:rStyle w:val="Hyperlink"/>
                <w:noProof/>
                <w:snapToGrid w:val="0"/>
              </w:rPr>
              <w:t>General Guidelines</w:t>
            </w:r>
            <w:r>
              <w:rPr>
                <w:noProof/>
                <w:webHidden/>
              </w:rPr>
              <w:tab/>
            </w:r>
            <w:r>
              <w:rPr>
                <w:noProof/>
                <w:webHidden/>
              </w:rPr>
              <w:fldChar w:fldCharType="begin"/>
            </w:r>
            <w:r>
              <w:rPr>
                <w:noProof/>
                <w:webHidden/>
              </w:rPr>
              <w:instrText xml:space="preserve"> PAGEREF _Toc458515023 \h </w:instrText>
            </w:r>
            <w:r>
              <w:rPr>
                <w:noProof/>
                <w:webHidden/>
              </w:rPr>
            </w:r>
            <w:r>
              <w:rPr>
                <w:noProof/>
                <w:webHidden/>
              </w:rPr>
              <w:fldChar w:fldCharType="separate"/>
            </w:r>
            <w:r>
              <w:rPr>
                <w:noProof/>
                <w:webHidden/>
              </w:rPr>
              <w:t>15</w:t>
            </w:r>
            <w:r>
              <w:rPr>
                <w:noProof/>
                <w:webHidden/>
              </w:rPr>
              <w:fldChar w:fldCharType="end"/>
            </w:r>
          </w:hyperlink>
        </w:p>
        <w:p w14:paraId="62CF5845"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4" w:history="1">
            <w:r w:rsidRPr="00F3716D">
              <w:rPr>
                <w:rStyle w:val="Hyperlink"/>
                <w:noProof/>
                <w:snapToGrid w:val="0"/>
              </w:rPr>
              <w:t>6.6.2</w:t>
            </w:r>
            <w:r>
              <w:rPr>
                <w:rFonts w:asciiTheme="minorHAnsi" w:eastAsiaTheme="minorEastAsia" w:hAnsiTheme="minorHAnsi" w:cstheme="minorBidi"/>
                <w:noProof/>
                <w:sz w:val="22"/>
                <w:szCs w:val="22"/>
                <w:lang w:eastAsia="en-US"/>
              </w:rPr>
              <w:tab/>
            </w:r>
            <w:r w:rsidRPr="00F3716D">
              <w:rPr>
                <w:rStyle w:val="Hyperlink"/>
                <w:noProof/>
                <w:snapToGrid w:val="0"/>
              </w:rPr>
              <w:t>Sight and Light glass</w:t>
            </w:r>
            <w:r>
              <w:rPr>
                <w:noProof/>
                <w:webHidden/>
              </w:rPr>
              <w:tab/>
            </w:r>
            <w:r>
              <w:rPr>
                <w:noProof/>
                <w:webHidden/>
              </w:rPr>
              <w:fldChar w:fldCharType="begin"/>
            </w:r>
            <w:r>
              <w:rPr>
                <w:noProof/>
                <w:webHidden/>
              </w:rPr>
              <w:instrText xml:space="preserve"> PAGEREF _Toc458515024 \h </w:instrText>
            </w:r>
            <w:r>
              <w:rPr>
                <w:noProof/>
                <w:webHidden/>
              </w:rPr>
            </w:r>
            <w:r>
              <w:rPr>
                <w:noProof/>
                <w:webHidden/>
              </w:rPr>
              <w:fldChar w:fldCharType="separate"/>
            </w:r>
            <w:r>
              <w:rPr>
                <w:noProof/>
                <w:webHidden/>
              </w:rPr>
              <w:t>16</w:t>
            </w:r>
            <w:r>
              <w:rPr>
                <w:noProof/>
                <w:webHidden/>
              </w:rPr>
              <w:fldChar w:fldCharType="end"/>
            </w:r>
          </w:hyperlink>
        </w:p>
        <w:p w14:paraId="477A3E69"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5" w:history="1">
            <w:r w:rsidRPr="00F3716D">
              <w:rPr>
                <w:rStyle w:val="Hyperlink"/>
                <w:noProof/>
                <w:snapToGrid w:val="0"/>
              </w:rPr>
              <w:t>6.6.3</w:t>
            </w:r>
            <w:r>
              <w:rPr>
                <w:rFonts w:asciiTheme="minorHAnsi" w:eastAsiaTheme="minorEastAsia" w:hAnsiTheme="minorHAnsi" w:cstheme="minorBidi"/>
                <w:noProof/>
                <w:sz w:val="22"/>
                <w:szCs w:val="22"/>
                <w:lang w:eastAsia="en-US"/>
              </w:rPr>
              <w:tab/>
            </w:r>
            <w:r w:rsidRPr="00F3716D">
              <w:rPr>
                <w:rStyle w:val="Hyperlink"/>
                <w:noProof/>
                <w:snapToGrid w:val="0"/>
              </w:rPr>
              <w:t>Bottom connections</w:t>
            </w:r>
            <w:r>
              <w:rPr>
                <w:noProof/>
                <w:webHidden/>
              </w:rPr>
              <w:tab/>
            </w:r>
            <w:r>
              <w:rPr>
                <w:noProof/>
                <w:webHidden/>
              </w:rPr>
              <w:fldChar w:fldCharType="begin"/>
            </w:r>
            <w:r>
              <w:rPr>
                <w:noProof/>
                <w:webHidden/>
              </w:rPr>
              <w:instrText xml:space="preserve"> PAGEREF _Toc458515025 \h </w:instrText>
            </w:r>
            <w:r>
              <w:rPr>
                <w:noProof/>
                <w:webHidden/>
              </w:rPr>
            </w:r>
            <w:r>
              <w:rPr>
                <w:noProof/>
                <w:webHidden/>
              </w:rPr>
              <w:fldChar w:fldCharType="separate"/>
            </w:r>
            <w:r>
              <w:rPr>
                <w:noProof/>
                <w:webHidden/>
              </w:rPr>
              <w:t>16</w:t>
            </w:r>
            <w:r>
              <w:rPr>
                <w:noProof/>
                <w:webHidden/>
              </w:rPr>
              <w:fldChar w:fldCharType="end"/>
            </w:r>
          </w:hyperlink>
        </w:p>
        <w:p w14:paraId="37B918D6"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6" w:history="1">
            <w:r w:rsidRPr="00F3716D">
              <w:rPr>
                <w:rStyle w:val="Hyperlink"/>
                <w:noProof/>
                <w:snapToGrid w:val="0"/>
              </w:rPr>
              <w:t>6.6.4</w:t>
            </w:r>
            <w:r>
              <w:rPr>
                <w:rFonts w:asciiTheme="minorHAnsi" w:eastAsiaTheme="minorEastAsia" w:hAnsiTheme="minorHAnsi" w:cstheme="minorBidi"/>
                <w:noProof/>
                <w:sz w:val="22"/>
                <w:szCs w:val="22"/>
                <w:lang w:eastAsia="en-US"/>
              </w:rPr>
              <w:tab/>
            </w:r>
            <w:r w:rsidRPr="00F3716D">
              <w:rPr>
                <w:rStyle w:val="Hyperlink"/>
                <w:noProof/>
                <w:snapToGrid w:val="0"/>
              </w:rPr>
              <w:t>Surface finish of the vessel</w:t>
            </w:r>
            <w:r>
              <w:rPr>
                <w:noProof/>
                <w:webHidden/>
              </w:rPr>
              <w:tab/>
            </w:r>
            <w:r>
              <w:rPr>
                <w:noProof/>
                <w:webHidden/>
              </w:rPr>
              <w:fldChar w:fldCharType="begin"/>
            </w:r>
            <w:r>
              <w:rPr>
                <w:noProof/>
                <w:webHidden/>
              </w:rPr>
              <w:instrText xml:space="preserve"> PAGEREF _Toc458515026 \h </w:instrText>
            </w:r>
            <w:r>
              <w:rPr>
                <w:noProof/>
                <w:webHidden/>
              </w:rPr>
            </w:r>
            <w:r>
              <w:rPr>
                <w:noProof/>
                <w:webHidden/>
              </w:rPr>
              <w:fldChar w:fldCharType="separate"/>
            </w:r>
            <w:r>
              <w:rPr>
                <w:noProof/>
                <w:webHidden/>
              </w:rPr>
              <w:t>16</w:t>
            </w:r>
            <w:r>
              <w:rPr>
                <w:noProof/>
                <w:webHidden/>
              </w:rPr>
              <w:fldChar w:fldCharType="end"/>
            </w:r>
          </w:hyperlink>
        </w:p>
        <w:p w14:paraId="52FAA9A6" w14:textId="77777777" w:rsidR="00925BC9" w:rsidRDefault="00925BC9">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7" w:history="1">
            <w:r w:rsidRPr="00F3716D">
              <w:rPr>
                <w:rStyle w:val="Hyperlink"/>
                <w:noProof/>
                <w:snapToGrid w:val="0"/>
              </w:rPr>
              <w:t>6.6.5</w:t>
            </w:r>
            <w:r>
              <w:rPr>
                <w:rFonts w:asciiTheme="minorHAnsi" w:eastAsiaTheme="minorEastAsia" w:hAnsiTheme="minorHAnsi" w:cstheme="minorBidi"/>
                <w:noProof/>
                <w:sz w:val="22"/>
                <w:szCs w:val="22"/>
                <w:lang w:eastAsia="en-US"/>
              </w:rPr>
              <w:tab/>
            </w:r>
            <w:r w:rsidRPr="00F3716D">
              <w:rPr>
                <w:rStyle w:val="Hyperlink"/>
                <w:noProof/>
                <w:snapToGrid w:val="0"/>
              </w:rPr>
              <w:t>Vessel Insulation</w:t>
            </w:r>
            <w:r>
              <w:rPr>
                <w:noProof/>
                <w:webHidden/>
              </w:rPr>
              <w:tab/>
            </w:r>
            <w:r>
              <w:rPr>
                <w:noProof/>
                <w:webHidden/>
              </w:rPr>
              <w:fldChar w:fldCharType="begin"/>
            </w:r>
            <w:r>
              <w:rPr>
                <w:noProof/>
                <w:webHidden/>
              </w:rPr>
              <w:instrText xml:space="preserve"> PAGEREF _Toc458515027 \h </w:instrText>
            </w:r>
            <w:r>
              <w:rPr>
                <w:noProof/>
                <w:webHidden/>
              </w:rPr>
            </w:r>
            <w:r>
              <w:rPr>
                <w:noProof/>
                <w:webHidden/>
              </w:rPr>
              <w:fldChar w:fldCharType="separate"/>
            </w:r>
            <w:r>
              <w:rPr>
                <w:noProof/>
                <w:webHidden/>
              </w:rPr>
              <w:t>16</w:t>
            </w:r>
            <w:r>
              <w:rPr>
                <w:noProof/>
                <w:webHidden/>
              </w:rPr>
              <w:fldChar w:fldCharType="end"/>
            </w:r>
          </w:hyperlink>
        </w:p>
        <w:p w14:paraId="754B3253" w14:textId="348739C4"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33" w:history="1">
            <w:r w:rsidRPr="00F3716D">
              <w:rPr>
                <w:rStyle w:val="Hyperlink"/>
                <w:noProof/>
              </w:rPr>
              <w:t>7.</w:t>
            </w:r>
            <w:r>
              <w:rPr>
                <w:rFonts w:asciiTheme="minorHAnsi" w:eastAsiaTheme="minorEastAsia" w:hAnsiTheme="minorHAnsi" w:cstheme="minorBidi"/>
                <w:noProof/>
                <w:sz w:val="22"/>
                <w:szCs w:val="22"/>
                <w:lang w:eastAsia="en-US"/>
              </w:rPr>
              <w:tab/>
            </w:r>
            <w:r w:rsidR="00E107B1">
              <w:rPr>
                <w:rStyle w:val="Hyperlink"/>
                <w:noProof/>
              </w:rPr>
              <w:t xml:space="preserve"> Abnrevations</w:t>
            </w:r>
            <w:r>
              <w:rPr>
                <w:noProof/>
                <w:webHidden/>
              </w:rPr>
              <w:tab/>
            </w:r>
            <w:r>
              <w:rPr>
                <w:noProof/>
                <w:webHidden/>
              </w:rPr>
              <w:fldChar w:fldCharType="begin"/>
            </w:r>
            <w:r>
              <w:rPr>
                <w:noProof/>
                <w:webHidden/>
              </w:rPr>
              <w:instrText xml:space="preserve"> PAGEREF _Toc458515033 \h </w:instrText>
            </w:r>
            <w:r>
              <w:rPr>
                <w:noProof/>
                <w:webHidden/>
              </w:rPr>
            </w:r>
            <w:r>
              <w:rPr>
                <w:noProof/>
                <w:webHidden/>
              </w:rPr>
              <w:fldChar w:fldCharType="separate"/>
            </w:r>
            <w:r>
              <w:rPr>
                <w:noProof/>
                <w:webHidden/>
              </w:rPr>
              <w:t>18</w:t>
            </w:r>
            <w:r>
              <w:rPr>
                <w:noProof/>
                <w:webHidden/>
              </w:rPr>
              <w:fldChar w:fldCharType="end"/>
            </w:r>
          </w:hyperlink>
        </w:p>
        <w:p w14:paraId="60D67F01" w14:textId="42BFF263" w:rsidR="00925BC9" w:rsidRDefault="00925BC9">
          <w:pPr>
            <w:pStyle w:val="TOC1"/>
            <w:tabs>
              <w:tab w:val="left" w:pos="660"/>
              <w:tab w:val="right" w:leader="dot" w:pos="10630"/>
            </w:tabs>
            <w:rPr>
              <w:rFonts w:asciiTheme="minorHAnsi" w:eastAsiaTheme="minorEastAsia" w:hAnsiTheme="minorHAnsi" w:cstheme="minorBidi"/>
              <w:noProof/>
              <w:sz w:val="22"/>
              <w:szCs w:val="22"/>
              <w:lang w:eastAsia="en-US"/>
            </w:rPr>
          </w:pPr>
          <w:hyperlink w:anchor="_Toc458515056" w:history="1">
            <w:r w:rsidRPr="00F3716D">
              <w:rPr>
                <w:rStyle w:val="Hyperlink"/>
                <w:noProof/>
              </w:rPr>
              <w:t>8.</w:t>
            </w:r>
            <w:r>
              <w:rPr>
                <w:rFonts w:asciiTheme="minorHAnsi" w:eastAsiaTheme="minorEastAsia" w:hAnsiTheme="minorHAnsi" w:cstheme="minorBidi"/>
                <w:noProof/>
                <w:sz w:val="22"/>
                <w:szCs w:val="22"/>
                <w:lang w:eastAsia="en-US"/>
              </w:rPr>
              <w:tab/>
            </w:r>
            <w:r w:rsidR="00E107B1">
              <w:rPr>
                <w:rStyle w:val="Hyperlink"/>
                <w:noProof/>
              </w:rPr>
              <w:t xml:space="preserve"> Revision History</w:t>
            </w:r>
            <w:r>
              <w:rPr>
                <w:noProof/>
                <w:webHidden/>
              </w:rPr>
              <w:tab/>
            </w:r>
            <w:r>
              <w:rPr>
                <w:noProof/>
                <w:webHidden/>
              </w:rPr>
              <w:fldChar w:fldCharType="begin"/>
            </w:r>
            <w:r>
              <w:rPr>
                <w:noProof/>
                <w:webHidden/>
              </w:rPr>
              <w:instrText xml:space="preserve"> PAGEREF _Toc458515056 \h </w:instrText>
            </w:r>
            <w:r>
              <w:rPr>
                <w:noProof/>
                <w:webHidden/>
              </w:rPr>
            </w:r>
            <w:r>
              <w:rPr>
                <w:noProof/>
                <w:webHidden/>
              </w:rPr>
              <w:fldChar w:fldCharType="separate"/>
            </w:r>
            <w:r>
              <w:rPr>
                <w:noProof/>
                <w:webHidden/>
              </w:rPr>
              <w:t>18</w:t>
            </w:r>
            <w:r>
              <w:rPr>
                <w:noProof/>
                <w:webHidden/>
              </w:rPr>
              <w:fldChar w:fldCharType="end"/>
            </w:r>
          </w:hyperlink>
        </w:p>
        <w:p w14:paraId="2DF55354" w14:textId="2D8E7F78" w:rsidR="00474CB1" w:rsidRDefault="00474CB1">
          <w:r>
            <w:rPr>
              <w:b/>
              <w:bCs/>
              <w:noProof/>
            </w:rPr>
            <w:fldChar w:fldCharType="end"/>
          </w:r>
          <w:r w:rsidR="00610001">
            <w:rPr>
              <w:b/>
              <w:bCs/>
              <w:noProof/>
            </w:rPr>
            <w:t xml:space="preserve">9. </w:t>
          </w:r>
          <w:r w:rsidR="00E107B1" w:rsidRPr="00E107B1">
            <w:rPr>
              <w:b/>
              <w:bCs/>
              <w:noProof/>
            </w:rPr>
            <w:t xml:space="preserve">Approval Details </w:t>
          </w:r>
          <w:r w:rsidR="00610001">
            <w:rPr>
              <w:b/>
              <w:bCs/>
              <w:noProof/>
            </w:rPr>
            <w:t>………………………………………………………………………………………………19</w:t>
          </w:r>
        </w:p>
      </w:sdtContent>
    </w:sdt>
    <w:p w14:paraId="167E6BD1" w14:textId="77777777" w:rsidR="0043176B" w:rsidRDefault="0043176B" w:rsidP="00BE4F4D">
      <w:pPr>
        <w:tabs>
          <w:tab w:val="left" w:pos="1170"/>
        </w:tabs>
        <w:rPr>
          <w:b/>
          <w:sz w:val="28"/>
          <w:szCs w:val="24"/>
        </w:rPr>
      </w:pPr>
    </w:p>
    <w:p w14:paraId="0AFAFD22" w14:textId="77777777" w:rsidR="0043176B" w:rsidRDefault="0043176B" w:rsidP="00BE4F4D">
      <w:pPr>
        <w:tabs>
          <w:tab w:val="left" w:pos="1170"/>
        </w:tabs>
        <w:rPr>
          <w:b/>
          <w:sz w:val="28"/>
          <w:szCs w:val="24"/>
        </w:rPr>
      </w:pPr>
    </w:p>
    <w:p w14:paraId="59CDC16A" w14:textId="77777777" w:rsidR="0043176B" w:rsidRDefault="0043176B" w:rsidP="00BE4F4D">
      <w:pPr>
        <w:tabs>
          <w:tab w:val="left" w:pos="1170"/>
        </w:tabs>
        <w:rPr>
          <w:b/>
          <w:sz w:val="28"/>
          <w:szCs w:val="24"/>
        </w:rPr>
      </w:pPr>
    </w:p>
    <w:p w14:paraId="4581E4F6" w14:textId="77777777" w:rsidR="0043176B" w:rsidRDefault="0043176B" w:rsidP="00BE4F4D">
      <w:pPr>
        <w:tabs>
          <w:tab w:val="left" w:pos="1170"/>
        </w:tabs>
        <w:rPr>
          <w:b/>
          <w:sz w:val="28"/>
          <w:szCs w:val="24"/>
        </w:rPr>
      </w:pPr>
    </w:p>
    <w:p w14:paraId="233988F6" w14:textId="77777777" w:rsidR="00E762FF" w:rsidRDefault="00E762FF" w:rsidP="00BE4F4D">
      <w:pPr>
        <w:tabs>
          <w:tab w:val="left" w:pos="1170"/>
        </w:tabs>
        <w:rPr>
          <w:b/>
          <w:sz w:val="28"/>
          <w:szCs w:val="24"/>
        </w:rPr>
      </w:pPr>
    </w:p>
    <w:p w14:paraId="623DF81E" w14:textId="77777777" w:rsidR="00B4737D" w:rsidRDefault="00B4737D" w:rsidP="00BE4F4D">
      <w:pPr>
        <w:tabs>
          <w:tab w:val="left" w:pos="1170"/>
        </w:tabs>
        <w:rPr>
          <w:b/>
          <w:sz w:val="28"/>
          <w:szCs w:val="24"/>
        </w:rPr>
      </w:pPr>
    </w:p>
    <w:p w14:paraId="7E647754" w14:textId="77777777" w:rsidR="00B4737D" w:rsidRDefault="00B4737D" w:rsidP="00BE4F4D">
      <w:pPr>
        <w:tabs>
          <w:tab w:val="left" w:pos="1170"/>
        </w:tabs>
        <w:rPr>
          <w:b/>
          <w:sz w:val="28"/>
          <w:szCs w:val="24"/>
        </w:rPr>
      </w:pPr>
    </w:p>
    <w:p w14:paraId="7139E5E1" w14:textId="77777777" w:rsidR="000A3FA2" w:rsidRDefault="000A3FA2" w:rsidP="00BE4F4D">
      <w:pPr>
        <w:rPr>
          <w:rFonts w:ascii="Calibri" w:hAnsi="Calibri" w:cs="Arial"/>
          <w:b/>
          <w:snapToGrid w:val="0"/>
          <w:u w:val="single"/>
          <w:lang w:eastAsia="en-US"/>
        </w:rPr>
      </w:pPr>
    </w:p>
    <w:p w14:paraId="5534D7A2" w14:textId="77777777" w:rsidR="0043176B" w:rsidRDefault="0043176B" w:rsidP="00BE4F4D">
      <w:pPr>
        <w:rPr>
          <w:rFonts w:ascii="Calibri" w:hAnsi="Calibri" w:cs="Arial"/>
          <w:b/>
          <w:snapToGrid w:val="0"/>
          <w:u w:val="single"/>
          <w:lang w:eastAsia="en-US"/>
        </w:rPr>
      </w:pPr>
    </w:p>
    <w:p w14:paraId="2DBD1C37" w14:textId="0A76D522" w:rsidR="00B66F28" w:rsidRDefault="00B66F28">
      <w:r>
        <w:br w:type="page"/>
      </w:r>
    </w:p>
    <w:p w14:paraId="0BDB1D53" w14:textId="77777777" w:rsidR="00492A84" w:rsidRDefault="00492A84" w:rsidP="005D4A3E"/>
    <w:p w14:paraId="72BDA6AB" w14:textId="11BF91AF" w:rsidR="00554829" w:rsidRDefault="00554829" w:rsidP="00554829">
      <w:pPr>
        <w:pStyle w:val="Heading1"/>
        <w:numPr>
          <w:ilvl w:val="0"/>
          <w:numId w:val="41"/>
        </w:numPr>
        <w:rPr>
          <w:color w:val="auto"/>
        </w:rPr>
      </w:pPr>
      <w:bookmarkStart w:id="0" w:name="_Toc458515002"/>
      <w:r>
        <w:rPr>
          <w:color w:val="auto"/>
        </w:rPr>
        <w:t>Ov</w:t>
      </w:r>
      <w:r w:rsidR="00474CB1">
        <w:rPr>
          <w:color w:val="auto"/>
        </w:rPr>
        <w:t>er</w:t>
      </w:r>
      <w:r>
        <w:rPr>
          <w:color w:val="auto"/>
        </w:rPr>
        <w:t>view</w:t>
      </w:r>
      <w:bookmarkEnd w:id="0"/>
      <w:r>
        <w:rPr>
          <w:color w:val="auto"/>
        </w:rPr>
        <w:t xml:space="preserve"> </w:t>
      </w:r>
      <w:r w:rsidR="00475E7B">
        <w:rPr>
          <w:color w:val="auto"/>
        </w:rPr>
        <w:t>and Description</w:t>
      </w:r>
      <w:bookmarkStart w:id="1" w:name="_Toc530754705"/>
      <w:bookmarkStart w:id="2" w:name="_Toc532598147"/>
      <w:bookmarkStart w:id="3" w:name="_Toc100711368"/>
    </w:p>
    <w:p w14:paraId="70AFD12C" w14:textId="77777777" w:rsidR="00554829" w:rsidRDefault="00554829" w:rsidP="00554829">
      <w:pPr>
        <w:ind w:left="810"/>
      </w:pPr>
    </w:p>
    <w:bookmarkEnd w:id="1"/>
    <w:bookmarkEnd w:id="2"/>
    <w:bookmarkEnd w:id="3"/>
    <w:p w14:paraId="2BC7E1AB" w14:textId="77777777" w:rsidR="008174EF" w:rsidRDefault="008174EF" w:rsidP="008174EF">
      <w:pPr>
        <w:ind w:left="810"/>
        <w:jc w:val="both"/>
        <w:rPr>
          <w:szCs w:val="24"/>
        </w:rPr>
      </w:pPr>
      <w:r>
        <w:t xml:space="preserve">This document defines only the user requirements for the Production fermenters and </w:t>
      </w:r>
      <w:proofErr w:type="gramStart"/>
      <w:r>
        <w:t>it’s</w:t>
      </w:r>
      <w:proofErr w:type="gramEnd"/>
      <w:r>
        <w:t xml:space="preserve"> Utility. Ancillary, equipment. T</w:t>
      </w:r>
      <w:r>
        <w:rPr>
          <w:szCs w:val="24"/>
        </w:rPr>
        <w:t xml:space="preserve">his document encompasses the normal range of the Fermenters and ancillary equipment operations. </w:t>
      </w:r>
    </w:p>
    <w:p w14:paraId="2E2922F5" w14:textId="77777777" w:rsidR="008174EF" w:rsidRDefault="008174EF" w:rsidP="008174EF">
      <w:pPr>
        <w:ind w:left="810"/>
        <w:jc w:val="both"/>
        <w:rPr>
          <w:szCs w:val="24"/>
        </w:rPr>
      </w:pPr>
    </w:p>
    <w:p w14:paraId="7B2ECF91" w14:textId="77777777" w:rsidR="008174EF" w:rsidRDefault="008174EF" w:rsidP="008174EF">
      <w:pPr>
        <w:tabs>
          <w:tab w:val="left" w:pos="10170"/>
        </w:tabs>
        <w:ind w:left="810" w:right="207"/>
        <w:jc w:val="both"/>
        <w:rPr>
          <w:szCs w:val="24"/>
        </w:rPr>
      </w:pPr>
      <w:r>
        <w:rPr>
          <w:szCs w:val="24"/>
        </w:rPr>
        <w:t xml:space="preserve">The purpose of the Fermenter System is to perform cell growth in a controlled environment. Media to the fermenter can be supplied from any of the Media Preparation Vessels through transfer panels or shall be prepared in the same tank itself.  The pH of the media is adjusted as required &amp; is sterilized in the fermenter at 122°C for 30 to 60 Min/ for required duration. Cells are inoculated into the fermenter via using air pressure and are then cultured in the fermenter system under closed conditions. For cell growth, the aeration system design would be able to deliver </w:t>
      </w:r>
      <w:proofErr w:type="gramStart"/>
      <w:r>
        <w:rPr>
          <w:szCs w:val="24"/>
        </w:rPr>
        <w:t>the sterile</w:t>
      </w:r>
      <w:proofErr w:type="gramEnd"/>
      <w:r>
        <w:rPr>
          <w:szCs w:val="24"/>
        </w:rPr>
        <w:t xml:space="preserve"> air to maintain the oxygen requirement during the growth and </w:t>
      </w:r>
      <w:proofErr w:type="gramStart"/>
      <w:r>
        <w:rPr>
          <w:szCs w:val="24"/>
        </w:rPr>
        <w:t>If</w:t>
      </w:r>
      <w:proofErr w:type="gramEnd"/>
      <w:r>
        <w:rPr>
          <w:szCs w:val="24"/>
        </w:rPr>
        <w:t xml:space="preserve"> in case of anaerobic respiration Nitrogen gas sparging system to be provided. </w:t>
      </w:r>
    </w:p>
    <w:p w14:paraId="4DDDE137" w14:textId="77777777" w:rsidR="008174EF" w:rsidRDefault="008174EF" w:rsidP="008174EF">
      <w:pPr>
        <w:tabs>
          <w:tab w:val="left" w:pos="10170"/>
        </w:tabs>
        <w:ind w:left="810" w:right="207"/>
        <w:jc w:val="both"/>
        <w:rPr>
          <w:szCs w:val="24"/>
        </w:rPr>
      </w:pPr>
    </w:p>
    <w:p w14:paraId="5415D86A" w14:textId="77777777" w:rsidR="008174EF" w:rsidRDefault="008174EF" w:rsidP="008174EF">
      <w:pPr>
        <w:tabs>
          <w:tab w:val="left" w:pos="10170"/>
        </w:tabs>
        <w:ind w:left="810" w:right="207"/>
        <w:jc w:val="both"/>
        <w:rPr>
          <w:szCs w:val="24"/>
        </w:rPr>
      </w:pPr>
      <w:r>
        <w:rPr>
          <w:szCs w:val="24"/>
        </w:rPr>
        <w:t xml:space="preserve">  Dissolved Oxygen concentration can be maintained by cascade control via Air flow, Oxygen flow, Agitation, and Backpressure Controlling system. </w:t>
      </w:r>
    </w:p>
    <w:p w14:paraId="651C47C0" w14:textId="77777777" w:rsidR="008174EF" w:rsidRDefault="008174EF" w:rsidP="008174EF">
      <w:pPr>
        <w:tabs>
          <w:tab w:val="left" w:pos="10170"/>
        </w:tabs>
        <w:ind w:left="810" w:right="207"/>
        <w:jc w:val="both"/>
        <w:rPr>
          <w:szCs w:val="24"/>
        </w:rPr>
      </w:pPr>
    </w:p>
    <w:p w14:paraId="08F98A83" w14:textId="77777777" w:rsidR="008174EF" w:rsidRDefault="008174EF" w:rsidP="008174EF">
      <w:pPr>
        <w:tabs>
          <w:tab w:val="left" w:pos="10170"/>
        </w:tabs>
        <w:ind w:left="810" w:right="207"/>
        <w:jc w:val="both"/>
        <w:rPr>
          <w:szCs w:val="24"/>
        </w:rPr>
      </w:pPr>
      <w:r>
        <w:rPr>
          <w:szCs w:val="24"/>
        </w:rPr>
        <w:t xml:space="preserve">Sterilized Acid, Caustic, Antifoam, and nutrients are supplied from Dosing Vessels or any containers, using air pressure or peristaltic pumps for </w:t>
      </w:r>
      <w:proofErr w:type="gramStart"/>
      <w:r>
        <w:rPr>
          <w:szCs w:val="24"/>
        </w:rPr>
        <w:t>the microbial</w:t>
      </w:r>
      <w:proofErr w:type="gramEnd"/>
      <w:r>
        <w:rPr>
          <w:szCs w:val="24"/>
        </w:rPr>
        <w:t xml:space="preserve"> growth as required.</w:t>
      </w:r>
    </w:p>
    <w:p w14:paraId="68437D6F" w14:textId="77777777" w:rsidR="008174EF" w:rsidRDefault="008174EF" w:rsidP="008174EF">
      <w:pPr>
        <w:tabs>
          <w:tab w:val="left" w:pos="10170"/>
        </w:tabs>
        <w:ind w:left="810" w:right="207"/>
        <w:jc w:val="both"/>
        <w:rPr>
          <w:szCs w:val="24"/>
        </w:rPr>
      </w:pPr>
      <w:r>
        <w:rPr>
          <w:szCs w:val="24"/>
        </w:rPr>
        <w:t xml:space="preserve">The fermentation process would be a fed batch or continuous where the flow of substrates/nutrients will be controlled through control valve. The fermenter shall be fed with the various nutrients required for the process intermittently and some of them will be fed continuously. </w:t>
      </w:r>
    </w:p>
    <w:p w14:paraId="002FEDDC" w14:textId="77777777" w:rsidR="008174EF" w:rsidRDefault="008174EF" w:rsidP="008174EF">
      <w:pPr>
        <w:tabs>
          <w:tab w:val="left" w:pos="10170"/>
        </w:tabs>
        <w:ind w:left="810" w:right="207"/>
        <w:jc w:val="both"/>
        <w:rPr>
          <w:szCs w:val="24"/>
        </w:rPr>
      </w:pPr>
    </w:p>
    <w:p w14:paraId="49C4BEED" w14:textId="77777777" w:rsidR="008174EF" w:rsidRDefault="008174EF" w:rsidP="008174EF">
      <w:pPr>
        <w:tabs>
          <w:tab w:val="left" w:pos="10170"/>
        </w:tabs>
        <w:ind w:left="810" w:right="207"/>
        <w:jc w:val="both"/>
        <w:rPr>
          <w:szCs w:val="24"/>
        </w:rPr>
      </w:pPr>
      <w:r>
        <w:rPr>
          <w:szCs w:val="24"/>
        </w:rPr>
        <w:t xml:space="preserve">There shall be Partial Harvesting of the broth collected aseptically via dip tube to harvest tanks </w:t>
      </w:r>
      <w:proofErr w:type="gramStart"/>
      <w:r>
        <w:rPr>
          <w:szCs w:val="24"/>
        </w:rPr>
        <w:t>in order to</w:t>
      </w:r>
      <w:proofErr w:type="gramEnd"/>
      <w:r>
        <w:rPr>
          <w:szCs w:val="24"/>
        </w:rPr>
        <w:t xml:space="preserve"> maintain the broth level in the vessel comfortably. Samples of the Fermenter will be withdrawn aseptically and are analyzed in the Quality lab for cell density, pH, and viability. Once the required Cell mass </w:t>
      </w:r>
      <w:proofErr w:type="gramStart"/>
      <w:r>
        <w:rPr>
          <w:szCs w:val="24"/>
        </w:rPr>
        <w:t>reached</w:t>
      </w:r>
      <w:proofErr w:type="gramEnd"/>
      <w:r>
        <w:rPr>
          <w:szCs w:val="24"/>
        </w:rPr>
        <w:t xml:space="preserve">, the broth will be transferred from Fermenter to the harvest tank </w:t>
      </w:r>
      <w:proofErr w:type="gramStart"/>
      <w:r>
        <w:rPr>
          <w:szCs w:val="24"/>
        </w:rPr>
        <w:t>or inter</w:t>
      </w:r>
      <w:proofErr w:type="gramEnd"/>
      <w:r>
        <w:rPr>
          <w:szCs w:val="24"/>
        </w:rPr>
        <w:t xml:space="preserve"> transfer to other fermenters &amp; taken forward to the purification suite as required.  </w:t>
      </w:r>
    </w:p>
    <w:p w14:paraId="1BDD782C" w14:textId="77777777" w:rsidR="008174EF" w:rsidRDefault="008174EF" w:rsidP="008174EF">
      <w:pPr>
        <w:tabs>
          <w:tab w:val="left" w:pos="10170"/>
        </w:tabs>
        <w:ind w:left="810" w:right="207"/>
        <w:jc w:val="both"/>
        <w:rPr>
          <w:szCs w:val="24"/>
        </w:rPr>
      </w:pPr>
    </w:p>
    <w:p w14:paraId="1A57EB55" w14:textId="77777777" w:rsidR="008174EF" w:rsidRDefault="008174EF" w:rsidP="008174EF">
      <w:pPr>
        <w:tabs>
          <w:tab w:val="left" w:pos="10170"/>
        </w:tabs>
        <w:ind w:left="810" w:right="207"/>
        <w:jc w:val="both"/>
        <w:rPr>
          <w:szCs w:val="24"/>
        </w:rPr>
      </w:pPr>
      <w:r>
        <w:rPr>
          <w:szCs w:val="24"/>
        </w:rPr>
        <w:t xml:space="preserve">Fermenter working volume in </w:t>
      </w:r>
      <w:proofErr w:type="spellStart"/>
      <w:r>
        <w:rPr>
          <w:szCs w:val="24"/>
        </w:rPr>
        <w:t>ungassed</w:t>
      </w:r>
      <w:proofErr w:type="spellEnd"/>
      <w:r>
        <w:rPr>
          <w:szCs w:val="24"/>
        </w:rPr>
        <w:t xml:space="preserve"> condition should be 3000 liters vendor has to calculate the gross volume considering the agitation &amp; the aeration of 1.5 VVM. </w:t>
      </w:r>
    </w:p>
    <w:p w14:paraId="39EBC9F6" w14:textId="77777777" w:rsidR="008174EF" w:rsidRDefault="008174EF" w:rsidP="008174EF">
      <w:pPr>
        <w:tabs>
          <w:tab w:val="left" w:pos="10170"/>
        </w:tabs>
        <w:ind w:left="810" w:right="207"/>
        <w:jc w:val="both"/>
        <w:rPr>
          <w:szCs w:val="24"/>
        </w:rPr>
      </w:pPr>
      <w:r>
        <w:rPr>
          <w:szCs w:val="24"/>
        </w:rPr>
        <w:t xml:space="preserve">The equipment shall be capable of producing Microbial cells like, Fungal &amp; Yeast fermentation product continuously and the Fermenters is to </w:t>
      </w:r>
      <w:proofErr w:type="gramStart"/>
      <w:r>
        <w:rPr>
          <w:szCs w:val="24"/>
        </w:rPr>
        <w:t>be located in</w:t>
      </w:r>
      <w:proofErr w:type="gramEnd"/>
      <w:r>
        <w:rPr>
          <w:szCs w:val="24"/>
        </w:rPr>
        <w:t xml:space="preserve"> CNC area with hazard area classification as ‘safe’ zone.</w:t>
      </w:r>
    </w:p>
    <w:p w14:paraId="3D7FD6E3" w14:textId="77777777" w:rsidR="003B3446" w:rsidRDefault="003B3446" w:rsidP="003B3446">
      <w:pPr>
        <w:tabs>
          <w:tab w:val="left" w:pos="10170"/>
        </w:tabs>
        <w:ind w:right="207"/>
        <w:jc w:val="both"/>
        <w:rPr>
          <w:szCs w:val="24"/>
        </w:rPr>
      </w:pPr>
    </w:p>
    <w:p w14:paraId="08CA691D" w14:textId="77777777" w:rsidR="00E63EEB" w:rsidRDefault="00E63EEB" w:rsidP="005D4A3E">
      <w:pPr>
        <w:tabs>
          <w:tab w:val="left" w:pos="10170"/>
        </w:tabs>
        <w:ind w:right="207"/>
        <w:jc w:val="both"/>
        <w:rPr>
          <w:szCs w:val="24"/>
        </w:rPr>
      </w:pPr>
    </w:p>
    <w:p w14:paraId="582F26E5" w14:textId="77777777" w:rsidR="00E63EEB" w:rsidRPr="00AF133E" w:rsidRDefault="00E63EEB" w:rsidP="00554829">
      <w:pPr>
        <w:tabs>
          <w:tab w:val="left" w:pos="10170"/>
        </w:tabs>
        <w:ind w:left="810" w:right="207"/>
        <w:jc w:val="both"/>
        <w:rPr>
          <w:szCs w:val="24"/>
          <w:lang w:val="en-IN"/>
        </w:rPr>
      </w:pPr>
    </w:p>
    <w:p w14:paraId="4BDBAC83"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Media Charging and Transfers:</w:t>
      </w:r>
    </w:p>
    <w:p w14:paraId="38A20C0A" w14:textId="77777777" w:rsidR="003362DF" w:rsidRPr="003362DF" w:rsidRDefault="003362DF" w:rsidP="003362DF">
      <w:pPr>
        <w:pStyle w:val="ListParagraph"/>
        <w:numPr>
          <w:ilvl w:val="0"/>
          <w:numId w:val="43"/>
        </w:numPr>
        <w:tabs>
          <w:tab w:val="left" w:pos="10170"/>
        </w:tabs>
        <w:ind w:right="207"/>
        <w:jc w:val="both"/>
        <w:rPr>
          <w:szCs w:val="24"/>
        </w:rPr>
      </w:pPr>
      <w:r w:rsidRPr="003362DF">
        <w:rPr>
          <w:szCs w:val="24"/>
        </w:rPr>
        <w:t xml:space="preserve">There will be media preparation which will happen in MPV and then same shall be </w:t>
      </w:r>
      <w:proofErr w:type="gramStart"/>
      <w:r w:rsidRPr="003362DF">
        <w:rPr>
          <w:szCs w:val="24"/>
        </w:rPr>
        <w:t>transfer</w:t>
      </w:r>
      <w:proofErr w:type="gramEnd"/>
      <w:r w:rsidRPr="003362DF">
        <w:rPr>
          <w:szCs w:val="24"/>
        </w:rPr>
        <w:t xml:space="preserve"> to Fermenter or Median shall be prepared in the same fermenter itself and Nutrients from nutrients dosing vessel (NDV) or from any sterile containers at various phases of fermentation. There are </w:t>
      </w:r>
      <w:r w:rsidRPr="003362DF">
        <w:rPr>
          <w:szCs w:val="24"/>
        </w:rPr>
        <w:lastRenderedPageBreak/>
        <w:t xml:space="preserve">various nutrient dosing vessels (NDV) </w:t>
      </w:r>
      <w:proofErr w:type="gramStart"/>
      <w:r w:rsidRPr="003362DF">
        <w:rPr>
          <w:szCs w:val="24"/>
        </w:rPr>
        <w:t>will</w:t>
      </w:r>
      <w:proofErr w:type="gramEnd"/>
      <w:r w:rsidRPr="003362DF">
        <w:rPr>
          <w:szCs w:val="24"/>
        </w:rPr>
        <w:t xml:space="preserve"> be catering to the fermenters and after fermentation ends, same will be transferred to purification stages.</w:t>
      </w:r>
    </w:p>
    <w:p w14:paraId="1DB9DF1B" w14:textId="77777777" w:rsidR="003362DF" w:rsidRDefault="003362DF" w:rsidP="003C2987">
      <w:pPr>
        <w:tabs>
          <w:tab w:val="left" w:pos="10170"/>
        </w:tabs>
        <w:ind w:right="207"/>
        <w:jc w:val="both"/>
        <w:rPr>
          <w:sz w:val="4"/>
          <w:szCs w:val="24"/>
        </w:rPr>
      </w:pPr>
    </w:p>
    <w:p w14:paraId="327C72C3" w14:textId="77777777" w:rsidR="003C2987" w:rsidRDefault="003C2987" w:rsidP="003C2987">
      <w:pPr>
        <w:tabs>
          <w:tab w:val="left" w:pos="10170"/>
        </w:tabs>
        <w:ind w:right="207"/>
        <w:jc w:val="both"/>
        <w:rPr>
          <w:sz w:val="4"/>
          <w:szCs w:val="24"/>
        </w:rPr>
      </w:pPr>
    </w:p>
    <w:p w14:paraId="6B4B7CFA" w14:textId="77777777" w:rsidR="003C2987" w:rsidRDefault="003C2987" w:rsidP="003C2987">
      <w:pPr>
        <w:tabs>
          <w:tab w:val="left" w:pos="10170"/>
        </w:tabs>
        <w:ind w:right="207"/>
        <w:jc w:val="both"/>
        <w:rPr>
          <w:sz w:val="4"/>
          <w:szCs w:val="24"/>
        </w:rPr>
      </w:pPr>
    </w:p>
    <w:p w14:paraId="4A06705D" w14:textId="77777777" w:rsidR="003C2987" w:rsidRDefault="003C2987" w:rsidP="003C2987">
      <w:pPr>
        <w:tabs>
          <w:tab w:val="left" w:pos="10170"/>
        </w:tabs>
        <w:ind w:right="207"/>
        <w:jc w:val="both"/>
        <w:rPr>
          <w:sz w:val="4"/>
          <w:szCs w:val="24"/>
        </w:rPr>
      </w:pPr>
    </w:p>
    <w:p w14:paraId="74118F33" w14:textId="77777777" w:rsidR="003C2987" w:rsidRDefault="003C2987" w:rsidP="003C2987">
      <w:pPr>
        <w:tabs>
          <w:tab w:val="left" w:pos="10170"/>
        </w:tabs>
        <w:ind w:right="207"/>
        <w:jc w:val="both"/>
        <w:rPr>
          <w:sz w:val="4"/>
          <w:szCs w:val="24"/>
        </w:rPr>
      </w:pPr>
    </w:p>
    <w:p w14:paraId="60AF9B8D" w14:textId="77777777" w:rsidR="003C2987" w:rsidRDefault="003C2987" w:rsidP="003C2987">
      <w:pPr>
        <w:tabs>
          <w:tab w:val="left" w:pos="10170"/>
        </w:tabs>
        <w:ind w:right="207"/>
        <w:jc w:val="both"/>
        <w:rPr>
          <w:sz w:val="4"/>
          <w:szCs w:val="24"/>
        </w:rPr>
      </w:pPr>
    </w:p>
    <w:p w14:paraId="4BEF4C29" w14:textId="77777777" w:rsidR="003C2987" w:rsidRDefault="003C2987" w:rsidP="003C2987">
      <w:pPr>
        <w:tabs>
          <w:tab w:val="left" w:pos="10170"/>
        </w:tabs>
        <w:ind w:right="207"/>
        <w:jc w:val="both"/>
        <w:rPr>
          <w:sz w:val="4"/>
          <w:szCs w:val="24"/>
        </w:rPr>
      </w:pPr>
    </w:p>
    <w:p w14:paraId="364995DD" w14:textId="77777777" w:rsidR="003C2987" w:rsidRDefault="003C2987" w:rsidP="003C2987">
      <w:pPr>
        <w:tabs>
          <w:tab w:val="left" w:pos="10170"/>
        </w:tabs>
        <w:ind w:right="207"/>
        <w:jc w:val="both"/>
        <w:rPr>
          <w:sz w:val="4"/>
          <w:szCs w:val="24"/>
        </w:rPr>
      </w:pPr>
    </w:p>
    <w:p w14:paraId="40071860" w14:textId="77777777" w:rsidR="003C2987" w:rsidRPr="003C2987" w:rsidRDefault="003C2987" w:rsidP="003C2987">
      <w:pPr>
        <w:tabs>
          <w:tab w:val="left" w:pos="10170"/>
        </w:tabs>
        <w:ind w:right="207"/>
        <w:jc w:val="both"/>
        <w:rPr>
          <w:sz w:val="4"/>
          <w:szCs w:val="24"/>
        </w:rPr>
      </w:pPr>
    </w:p>
    <w:p w14:paraId="45760C7C" w14:textId="731C3C6C" w:rsidR="00554829" w:rsidRDefault="00554829" w:rsidP="00785757">
      <w:pPr>
        <w:tabs>
          <w:tab w:val="left" w:pos="10170"/>
        </w:tabs>
        <w:ind w:left="1170" w:right="207"/>
        <w:jc w:val="both"/>
        <w:rPr>
          <w:szCs w:val="24"/>
        </w:rPr>
      </w:pPr>
    </w:p>
    <w:p w14:paraId="5CC9C44A" w14:textId="77777777" w:rsidR="00785757" w:rsidRPr="00AF133E" w:rsidRDefault="00785757" w:rsidP="00AF133E">
      <w:pPr>
        <w:tabs>
          <w:tab w:val="left" w:pos="10170"/>
        </w:tabs>
        <w:ind w:right="207"/>
        <w:jc w:val="both"/>
        <w:rPr>
          <w:sz w:val="4"/>
          <w:szCs w:val="24"/>
        </w:rPr>
      </w:pPr>
    </w:p>
    <w:p w14:paraId="4B93E1D9"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 xml:space="preserve">SIP: </w:t>
      </w:r>
    </w:p>
    <w:p w14:paraId="034C0CFD" w14:textId="4B35C06D" w:rsidR="00942511" w:rsidRDefault="00942511" w:rsidP="00942511">
      <w:pPr>
        <w:tabs>
          <w:tab w:val="left" w:pos="10170"/>
        </w:tabs>
        <w:ind w:left="1170" w:right="207"/>
        <w:jc w:val="both"/>
        <w:rPr>
          <w:szCs w:val="24"/>
        </w:rPr>
      </w:pPr>
      <w:r>
        <w:rPr>
          <w:szCs w:val="24"/>
        </w:rPr>
        <w:t>For steam sterilization of media</w:t>
      </w:r>
      <w:r w:rsidR="00F42DAB">
        <w:rPr>
          <w:szCs w:val="24"/>
        </w:rPr>
        <w:t>,</w:t>
      </w:r>
      <w:r>
        <w:rPr>
          <w:szCs w:val="24"/>
        </w:rPr>
        <w:t xml:space="preserve"> the initial heating of the fermenter shall be done through jacket till 90 to 100°C. And </w:t>
      </w:r>
      <w:proofErr w:type="gramStart"/>
      <w:r>
        <w:rPr>
          <w:szCs w:val="24"/>
        </w:rPr>
        <w:t>thereafter</w:t>
      </w:r>
      <w:proofErr w:type="gramEnd"/>
      <w:r>
        <w:rPr>
          <w:szCs w:val="24"/>
        </w:rPr>
        <w:t xml:space="preserve"> shall be direct steam injection into the fermenter from the </w:t>
      </w:r>
      <w:r w:rsidR="00782482">
        <w:rPr>
          <w:szCs w:val="24"/>
        </w:rPr>
        <w:t>Sparger</w:t>
      </w:r>
      <w:r>
        <w:rPr>
          <w:szCs w:val="24"/>
        </w:rPr>
        <w:t xml:space="preserve"> and dip tubes till the vessel temperature reaches 122 ±1°C. There shall also be provision for steam sterilizing the entire supporting process piping for </w:t>
      </w:r>
      <w:proofErr w:type="gramStart"/>
      <w:r>
        <w:rPr>
          <w:szCs w:val="24"/>
        </w:rPr>
        <w:t>fermenter</w:t>
      </w:r>
      <w:proofErr w:type="gramEnd"/>
      <w:r w:rsidR="00F42DAB">
        <w:rPr>
          <w:szCs w:val="24"/>
        </w:rPr>
        <w:t xml:space="preserve"> which are connected to the vessel</w:t>
      </w:r>
      <w:r>
        <w:rPr>
          <w:szCs w:val="24"/>
        </w:rPr>
        <w:t>. Lines that are steam sterilization in-place should be sloped to facilitate gravity drainage of condensate. All the probes and sensors attached to the fermenter shall be steam Sterilizable.</w:t>
      </w:r>
    </w:p>
    <w:p w14:paraId="179B0082" w14:textId="1B6CD6A4" w:rsidR="00942511" w:rsidRDefault="00942511" w:rsidP="00942511">
      <w:pPr>
        <w:tabs>
          <w:tab w:val="left" w:pos="10170"/>
        </w:tabs>
        <w:ind w:left="1170" w:right="207"/>
        <w:jc w:val="both"/>
        <w:rPr>
          <w:szCs w:val="24"/>
        </w:rPr>
      </w:pPr>
      <w:r>
        <w:rPr>
          <w:szCs w:val="24"/>
        </w:rPr>
        <w:t xml:space="preserve">Automatic sequences for the SIP functions should be programmed into the automation system. As a </w:t>
      </w:r>
      <w:proofErr w:type="gramStart"/>
      <w:r>
        <w:rPr>
          <w:szCs w:val="24"/>
        </w:rPr>
        <w:t>result</w:t>
      </w:r>
      <w:proofErr w:type="gramEnd"/>
      <w:r>
        <w:rPr>
          <w:szCs w:val="24"/>
        </w:rPr>
        <w:t xml:space="preserve"> all valve systems relevant to sterilization procedures are automated. Steam traps should be equipped with temperature sensors</w:t>
      </w:r>
      <w:r w:rsidR="009F493C">
        <w:rPr>
          <w:szCs w:val="24"/>
        </w:rPr>
        <w:t xml:space="preserve"> </w:t>
      </w:r>
      <w:r w:rsidR="00711B9C">
        <w:rPr>
          <w:szCs w:val="24"/>
        </w:rPr>
        <w:t>(</w:t>
      </w:r>
      <w:r w:rsidR="009F493C">
        <w:rPr>
          <w:szCs w:val="24"/>
        </w:rPr>
        <w:t>wherever required</w:t>
      </w:r>
      <w:r w:rsidR="00711B9C">
        <w:rPr>
          <w:szCs w:val="24"/>
        </w:rPr>
        <w:t>)</w:t>
      </w:r>
      <w:r>
        <w:rPr>
          <w:szCs w:val="24"/>
        </w:rPr>
        <w:t xml:space="preserve"> to ensure that the sterilization temperature has been reached. Individual steam traps to be provided for each stage in the jacket with strainer, vacuum breaker and non- return valve. There shall also be steam cross in the transfer line to isolate sterile and non-sterile areas.</w:t>
      </w:r>
    </w:p>
    <w:p w14:paraId="306F305B" w14:textId="77777777" w:rsidR="00942511" w:rsidRDefault="00942511" w:rsidP="00942511">
      <w:pPr>
        <w:tabs>
          <w:tab w:val="left" w:pos="10170"/>
        </w:tabs>
        <w:ind w:left="1170" w:right="207"/>
        <w:jc w:val="both"/>
        <w:rPr>
          <w:szCs w:val="24"/>
        </w:rPr>
      </w:pPr>
    </w:p>
    <w:p w14:paraId="5DE12504" w14:textId="77777777" w:rsidR="00942511" w:rsidRPr="00AF133E" w:rsidRDefault="00942511" w:rsidP="00785757">
      <w:pPr>
        <w:tabs>
          <w:tab w:val="left" w:pos="10170"/>
        </w:tabs>
        <w:ind w:left="1170" w:right="207"/>
        <w:jc w:val="both"/>
        <w:rPr>
          <w:sz w:val="6"/>
          <w:szCs w:val="24"/>
        </w:rPr>
      </w:pPr>
    </w:p>
    <w:p w14:paraId="437C4384"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Sparger:</w:t>
      </w:r>
    </w:p>
    <w:p w14:paraId="113709BB" w14:textId="0BC6C513" w:rsidR="00554829" w:rsidRDefault="00554829" w:rsidP="00554829">
      <w:pPr>
        <w:pStyle w:val="BodyText"/>
        <w:tabs>
          <w:tab w:val="left" w:pos="1170"/>
        </w:tabs>
        <w:ind w:left="1170"/>
        <w:jc w:val="both"/>
        <w:rPr>
          <w:szCs w:val="24"/>
        </w:rPr>
      </w:pPr>
      <w:r>
        <w:rPr>
          <w:szCs w:val="24"/>
        </w:rPr>
        <w:t>Sparger line for air supply for the equipment and the design should be with better to maintain positive pressure during the fermentation,</w:t>
      </w:r>
      <w:r w:rsidR="00711B9C">
        <w:rPr>
          <w:szCs w:val="24"/>
        </w:rPr>
        <w:t xml:space="preserve"> and the</w:t>
      </w:r>
      <w:r>
        <w:rPr>
          <w:szCs w:val="24"/>
        </w:rPr>
        <w:t xml:space="preserve"> design of the </w:t>
      </w:r>
      <w:r w:rsidR="00782482">
        <w:rPr>
          <w:szCs w:val="24"/>
        </w:rPr>
        <w:t>Sparger</w:t>
      </w:r>
      <w:r>
        <w:rPr>
          <w:szCs w:val="24"/>
        </w:rPr>
        <w:t xml:space="preserve"> should be </w:t>
      </w:r>
      <w:proofErr w:type="gramStart"/>
      <w:r>
        <w:rPr>
          <w:szCs w:val="24"/>
        </w:rPr>
        <w:t xml:space="preserve">such </w:t>
      </w:r>
      <w:r w:rsidR="00711B9C">
        <w:rPr>
          <w:szCs w:val="24"/>
        </w:rPr>
        <w:t xml:space="preserve"> that</w:t>
      </w:r>
      <w:proofErr w:type="gramEnd"/>
      <w:r w:rsidR="00711B9C">
        <w:rPr>
          <w:szCs w:val="24"/>
        </w:rPr>
        <w:t>, the</w:t>
      </w:r>
      <w:r>
        <w:rPr>
          <w:szCs w:val="24"/>
        </w:rPr>
        <w:t xml:space="preserve"> media component should not be back flow through </w:t>
      </w:r>
      <w:r w:rsidR="00782482">
        <w:rPr>
          <w:szCs w:val="24"/>
        </w:rPr>
        <w:t>Sparger</w:t>
      </w:r>
      <w:r>
        <w:rPr>
          <w:szCs w:val="24"/>
        </w:rPr>
        <w:t xml:space="preserve"> holes.</w:t>
      </w:r>
    </w:p>
    <w:p w14:paraId="1296E365" w14:textId="77777777" w:rsidR="00942511" w:rsidRPr="00AF133E" w:rsidRDefault="00942511" w:rsidP="00554829">
      <w:pPr>
        <w:pStyle w:val="BodyText"/>
        <w:tabs>
          <w:tab w:val="left" w:pos="1170"/>
        </w:tabs>
        <w:ind w:left="1170"/>
        <w:jc w:val="both"/>
        <w:rPr>
          <w:sz w:val="2"/>
          <w:szCs w:val="24"/>
        </w:rPr>
      </w:pPr>
    </w:p>
    <w:p w14:paraId="252DEDD3"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Exhaust System:</w:t>
      </w:r>
    </w:p>
    <w:p w14:paraId="04CA5CE2" w14:textId="638312BD" w:rsidR="00942511" w:rsidRDefault="00942511" w:rsidP="00940D5B">
      <w:pPr>
        <w:tabs>
          <w:tab w:val="left" w:pos="10170"/>
        </w:tabs>
        <w:ind w:left="1170" w:right="207"/>
        <w:jc w:val="both"/>
        <w:rPr>
          <w:szCs w:val="24"/>
        </w:rPr>
      </w:pPr>
      <w:r>
        <w:rPr>
          <w:szCs w:val="24"/>
        </w:rPr>
        <w:t xml:space="preserve">There </w:t>
      </w:r>
      <w:proofErr w:type="gramStart"/>
      <w:r>
        <w:rPr>
          <w:szCs w:val="24"/>
        </w:rPr>
        <w:t>shall</w:t>
      </w:r>
      <w:proofErr w:type="gramEnd"/>
      <w:r>
        <w:rPr>
          <w:szCs w:val="24"/>
        </w:rPr>
        <w:t xml:space="preserve"> be exhaust system for venting </w:t>
      </w:r>
      <w:proofErr w:type="gramStart"/>
      <w:r>
        <w:rPr>
          <w:szCs w:val="24"/>
        </w:rPr>
        <w:t>purpose</w:t>
      </w:r>
      <w:proofErr w:type="gramEnd"/>
      <w:r>
        <w:rPr>
          <w:szCs w:val="24"/>
        </w:rPr>
        <w:t xml:space="preserve"> </w:t>
      </w:r>
      <w:proofErr w:type="gramStart"/>
      <w:r>
        <w:rPr>
          <w:szCs w:val="24"/>
        </w:rPr>
        <w:t>and also</w:t>
      </w:r>
      <w:proofErr w:type="gramEnd"/>
      <w:r>
        <w:rPr>
          <w:szCs w:val="24"/>
        </w:rPr>
        <w:t xml:space="preserve"> for controlling the back pressure inside the fermenter. The exhaust system shall have a hydrophobic sterile grade filter, control valve and a heat exchanger. There shall be bypass filter line for exhaust filter </w:t>
      </w:r>
      <w:proofErr w:type="gramStart"/>
      <w:r>
        <w:rPr>
          <w:szCs w:val="24"/>
        </w:rPr>
        <w:t>and also</w:t>
      </w:r>
      <w:proofErr w:type="gramEnd"/>
      <w:r>
        <w:rPr>
          <w:szCs w:val="24"/>
        </w:rPr>
        <w:t xml:space="preserve"> bypass line for control valve. Since</w:t>
      </w:r>
      <w:r w:rsidR="001D7400">
        <w:rPr>
          <w:szCs w:val="24"/>
        </w:rPr>
        <w:t>,</w:t>
      </w:r>
      <w:r>
        <w:rPr>
          <w:szCs w:val="24"/>
        </w:rPr>
        <w:t xml:space="preserve"> </w:t>
      </w:r>
      <w:r w:rsidR="001D7400">
        <w:rPr>
          <w:szCs w:val="24"/>
        </w:rPr>
        <w:t xml:space="preserve">if </w:t>
      </w:r>
      <w:r>
        <w:rPr>
          <w:szCs w:val="24"/>
        </w:rPr>
        <w:t xml:space="preserve">there would be problem of filter fouling within the batch operation due to aerosol generation, the design of exhaust system shall ensure that filter fouling </w:t>
      </w:r>
      <w:proofErr w:type="gramStart"/>
      <w:r>
        <w:rPr>
          <w:szCs w:val="24"/>
        </w:rPr>
        <w:t>do</w:t>
      </w:r>
      <w:proofErr w:type="gramEnd"/>
      <w:r>
        <w:rPr>
          <w:szCs w:val="24"/>
        </w:rPr>
        <w:t xml:space="preserve"> not occur.</w:t>
      </w:r>
    </w:p>
    <w:p w14:paraId="14373661" w14:textId="77777777" w:rsidR="00942511" w:rsidRPr="00AF133E" w:rsidRDefault="00942511" w:rsidP="00554829">
      <w:pPr>
        <w:pStyle w:val="BodyText"/>
        <w:tabs>
          <w:tab w:val="left" w:pos="1170"/>
        </w:tabs>
        <w:ind w:left="1170"/>
        <w:jc w:val="both"/>
        <w:rPr>
          <w:sz w:val="6"/>
          <w:szCs w:val="24"/>
        </w:rPr>
      </w:pPr>
    </w:p>
    <w:p w14:paraId="077CF832"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szCs w:val="24"/>
        </w:rPr>
        <w:t xml:space="preserve"> </w:t>
      </w:r>
      <w:r>
        <w:rPr>
          <w:b/>
          <w:szCs w:val="24"/>
        </w:rPr>
        <w:t>Agitation:</w:t>
      </w:r>
    </w:p>
    <w:p w14:paraId="58A8CB4D" w14:textId="7BCB19D0" w:rsidR="00782482" w:rsidRDefault="00940D5B" w:rsidP="005D4A3E">
      <w:pPr>
        <w:tabs>
          <w:tab w:val="left" w:pos="10170"/>
        </w:tabs>
        <w:ind w:left="1080" w:right="207" w:hanging="1080"/>
        <w:jc w:val="both"/>
        <w:rPr>
          <w:szCs w:val="24"/>
        </w:rPr>
      </w:pPr>
      <w:r>
        <w:rPr>
          <w:szCs w:val="24"/>
        </w:rPr>
        <w:t xml:space="preserve">                  </w:t>
      </w:r>
      <w:r w:rsidR="00554829">
        <w:rPr>
          <w:szCs w:val="24"/>
        </w:rPr>
        <w:t xml:space="preserve">Agitation system should be through top driven agitator with double mechanical seal and shall have the arrangement of </w:t>
      </w:r>
      <w:r w:rsidR="00886491">
        <w:rPr>
          <w:szCs w:val="24"/>
        </w:rPr>
        <w:t>Thermo-syphon</w:t>
      </w:r>
      <w:r w:rsidR="00554829">
        <w:rPr>
          <w:szCs w:val="24"/>
        </w:rPr>
        <w:t xml:space="preserve"> sterile cooling system with air connection for better lubrication. Impellers system shall be designed as </w:t>
      </w:r>
      <w:proofErr w:type="gramStart"/>
      <w:r w:rsidR="00554829">
        <w:rPr>
          <w:szCs w:val="24"/>
        </w:rPr>
        <w:t>removable</w:t>
      </w:r>
      <w:proofErr w:type="gramEnd"/>
      <w:r w:rsidR="00554829">
        <w:rPr>
          <w:szCs w:val="24"/>
        </w:rPr>
        <w:t xml:space="preserve"> and the position of impeller shall be adjustable within the shaft length. If fixing bolts of the impellers are required, they shall have no exposed threads.</w:t>
      </w:r>
    </w:p>
    <w:p w14:paraId="5E8C37DD" w14:textId="77777777" w:rsidR="00782482" w:rsidRDefault="00782482" w:rsidP="005D4A3E">
      <w:pPr>
        <w:tabs>
          <w:tab w:val="left" w:pos="10170"/>
        </w:tabs>
        <w:ind w:left="1080" w:right="207" w:hanging="1080"/>
        <w:jc w:val="both"/>
        <w:rPr>
          <w:szCs w:val="24"/>
        </w:rPr>
      </w:pPr>
    </w:p>
    <w:p w14:paraId="444812E5" w14:textId="77777777" w:rsidR="00782482" w:rsidRPr="00AF133E" w:rsidRDefault="00782482" w:rsidP="005D4A3E">
      <w:pPr>
        <w:tabs>
          <w:tab w:val="left" w:pos="10170"/>
        </w:tabs>
        <w:ind w:left="1080" w:right="207" w:hanging="1080"/>
        <w:jc w:val="both"/>
        <w:rPr>
          <w:sz w:val="2"/>
          <w:szCs w:val="24"/>
        </w:rPr>
      </w:pPr>
    </w:p>
    <w:p w14:paraId="36F430A8" w14:textId="77777777" w:rsidR="00942511" w:rsidRPr="00AF133E" w:rsidRDefault="00942511" w:rsidP="005D4A3E">
      <w:pPr>
        <w:tabs>
          <w:tab w:val="left" w:pos="10170"/>
        </w:tabs>
        <w:ind w:left="1080" w:right="207" w:hanging="1080"/>
        <w:jc w:val="both"/>
        <w:rPr>
          <w:sz w:val="2"/>
          <w:szCs w:val="24"/>
        </w:rPr>
      </w:pPr>
    </w:p>
    <w:p w14:paraId="50FB5F7E"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Piping:</w:t>
      </w:r>
    </w:p>
    <w:p w14:paraId="568B4308" w14:textId="3672B646" w:rsidR="00942511" w:rsidRDefault="00942511" w:rsidP="00942511">
      <w:pPr>
        <w:ind w:left="1170"/>
        <w:rPr>
          <w:szCs w:val="24"/>
        </w:rPr>
      </w:pPr>
      <w:r>
        <w:rPr>
          <w:szCs w:val="24"/>
        </w:rPr>
        <w:t xml:space="preserve">All the hygienic pipes shall be as per, </w:t>
      </w:r>
      <w:r>
        <w:t xml:space="preserve">ASME BPE – American Society of Mechanical </w:t>
      </w:r>
      <w:r w:rsidR="00782482">
        <w:t>Engineers Bioprocessing</w:t>
      </w:r>
      <w:r>
        <w:t xml:space="preserve"> Equipment, A</w:t>
      </w:r>
      <w:r>
        <w:rPr>
          <w:szCs w:val="24"/>
        </w:rPr>
        <w:t xml:space="preserve">SME BPE 2009, Table- DT1. Tubes and fittings shall be joined by closed head orbital welding process. Pipes and fittings to be polished as: internal surface shall be Ra (max) of 0.38 micron these specifications are as per ASME BPE 2009. Passivation </w:t>
      </w:r>
      <w:proofErr w:type="gramStart"/>
      <w:r>
        <w:rPr>
          <w:szCs w:val="24"/>
        </w:rPr>
        <w:t>has to</w:t>
      </w:r>
      <w:proofErr w:type="gramEnd"/>
      <w:r>
        <w:rPr>
          <w:szCs w:val="24"/>
        </w:rPr>
        <w:t xml:space="preserve"> be carried out as per ASTM 380; Drain ability shall be as per ASME BPE 2009. Material of </w:t>
      </w:r>
      <w:r>
        <w:rPr>
          <w:szCs w:val="24"/>
        </w:rPr>
        <w:lastRenderedPageBreak/>
        <w:t>construction shall be SS 316L, mentioned in ASME 2009 Table MOC-</w:t>
      </w:r>
      <w:proofErr w:type="gramStart"/>
      <w:r>
        <w:rPr>
          <w:szCs w:val="24"/>
        </w:rPr>
        <w:t>1.All</w:t>
      </w:r>
      <w:proofErr w:type="gramEnd"/>
      <w:r>
        <w:rPr>
          <w:szCs w:val="24"/>
        </w:rPr>
        <w:t xml:space="preserve"> utility (Chilled water, cooling water, chilled glycol, Bio-waste, process air, instrument air, potable water and </w:t>
      </w:r>
      <w:proofErr w:type="gramStart"/>
      <w:r>
        <w:rPr>
          <w:szCs w:val="24"/>
        </w:rPr>
        <w:t>low pressure</w:t>
      </w:r>
      <w:proofErr w:type="gramEnd"/>
      <w:r>
        <w:rPr>
          <w:szCs w:val="24"/>
        </w:rPr>
        <w:t xml:space="preserve"> plant steam) pipes shall be as per ASME B 36.19, </w:t>
      </w:r>
      <w:r w:rsidRPr="0045251E">
        <w:rPr>
          <w:szCs w:val="24"/>
        </w:rPr>
        <w:t>ERW</w:t>
      </w:r>
      <w:r>
        <w:rPr>
          <w:szCs w:val="24"/>
        </w:rPr>
        <w:t xml:space="preserve"> type, and material as per ASTM A 312 TP 304. Flanges shall follow material class of ASTM A182 F304 and follow code of ASME B16.5. There can be common strainers at interconnection between MS piping to SS piping.</w:t>
      </w:r>
    </w:p>
    <w:p w14:paraId="37977714" w14:textId="77777777" w:rsidR="00942511" w:rsidRDefault="00942511" w:rsidP="00942511">
      <w:pPr>
        <w:tabs>
          <w:tab w:val="left" w:pos="10170"/>
        </w:tabs>
        <w:ind w:left="1170" w:right="207"/>
        <w:jc w:val="both"/>
        <w:rPr>
          <w:szCs w:val="24"/>
        </w:rPr>
      </w:pPr>
      <w:r>
        <w:rPr>
          <w:szCs w:val="24"/>
        </w:rPr>
        <w:t xml:space="preserve">Note: Vendor </w:t>
      </w:r>
      <w:proofErr w:type="gramStart"/>
      <w:r>
        <w:rPr>
          <w:szCs w:val="24"/>
        </w:rPr>
        <w:t>has to</w:t>
      </w:r>
      <w:proofErr w:type="gramEnd"/>
      <w:r>
        <w:rPr>
          <w:szCs w:val="24"/>
        </w:rPr>
        <w:t xml:space="preserve"> specify the MOC of the pipes, fittings, gaskets etc. which would be used for Oxygen and Oxygen Sparger.</w:t>
      </w:r>
    </w:p>
    <w:p w14:paraId="48C006B1" w14:textId="77777777" w:rsidR="00942511" w:rsidRDefault="00942511" w:rsidP="00942511">
      <w:pPr>
        <w:tabs>
          <w:tab w:val="left" w:pos="10170"/>
        </w:tabs>
        <w:ind w:left="1170" w:right="207" w:firstLine="360"/>
        <w:jc w:val="center"/>
        <w:rPr>
          <w:szCs w:val="24"/>
        </w:rPr>
      </w:pPr>
    </w:p>
    <w:p w14:paraId="09CD98A2" w14:textId="77777777" w:rsidR="00942511" w:rsidRDefault="00942511" w:rsidP="00942511">
      <w:pPr>
        <w:pStyle w:val="ListParagraph"/>
        <w:numPr>
          <w:ilvl w:val="0"/>
          <w:numId w:val="43"/>
        </w:numPr>
        <w:tabs>
          <w:tab w:val="left" w:pos="810"/>
          <w:tab w:val="left" w:pos="10170"/>
        </w:tabs>
        <w:spacing w:line="360" w:lineRule="auto"/>
        <w:ind w:left="1170" w:right="207"/>
        <w:jc w:val="both"/>
        <w:rPr>
          <w:szCs w:val="24"/>
        </w:rPr>
      </w:pPr>
      <w:r>
        <w:rPr>
          <w:b/>
          <w:szCs w:val="24"/>
        </w:rPr>
        <w:t>Heat Generation:</w:t>
      </w:r>
    </w:p>
    <w:p w14:paraId="2F653AA5" w14:textId="77777777" w:rsidR="00942511" w:rsidRDefault="00942511" w:rsidP="00942511">
      <w:pPr>
        <w:tabs>
          <w:tab w:val="left" w:pos="10170"/>
        </w:tabs>
        <w:ind w:left="1170" w:right="207"/>
        <w:jc w:val="both"/>
        <w:rPr>
          <w:szCs w:val="24"/>
        </w:rPr>
      </w:pPr>
      <w:r>
        <w:rPr>
          <w:szCs w:val="24"/>
        </w:rPr>
        <w:t>The heat liberated is approximately 2.5 Kcal/</w:t>
      </w:r>
      <w:proofErr w:type="spellStart"/>
      <w:r>
        <w:rPr>
          <w:szCs w:val="24"/>
        </w:rPr>
        <w:t>hr</w:t>
      </w:r>
      <w:proofErr w:type="spellEnd"/>
      <w:r>
        <w:rPr>
          <w:szCs w:val="24"/>
        </w:rPr>
        <w:t>/lit of broth. Vendor can calculate the heat transfer rate possible with chilled water as a utility available at 6°C. Vendor to suggest alternate cooling media with inlet temperature, flow rate and pressure, if this is not sufficient. The same will be discussed during technical discussion.</w:t>
      </w:r>
    </w:p>
    <w:p w14:paraId="1B4E7D65" w14:textId="77777777" w:rsidR="00554829" w:rsidRDefault="00554829" w:rsidP="005D4A3E">
      <w:pPr>
        <w:tabs>
          <w:tab w:val="left" w:pos="10170"/>
        </w:tabs>
        <w:ind w:right="207"/>
        <w:jc w:val="both"/>
        <w:rPr>
          <w:szCs w:val="24"/>
        </w:rPr>
      </w:pPr>
    </w:p>
    <w:p w14:paraId="2D2D3AD3"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Sampling:</w:t>
      </w:r>
    </w:p>
    <w:p w14:paraId="3B366DCB" w14:textId="77777777" w:rsidR="00554829" w:rsidRDefault="00554829" w:rsidP="00554829">
      <w:pPr>
        <w:tabs>
          <w:tab w:val="left" w:pos="10170"/>
        </w:tabs>
        <w:ind w:left="1170" w:right="207"/>
        <w:jc w:val="both"/>
        <w:rPr>
          <w:szCs w:val="24"/>
        </w:rPr>
      </w:pPr>
      <w:r>
        <w:rPr>
          <w:szCs w:val="24"/>
        </w:rPr>
        <w:t xml:space="preserve">There shall be </w:t>
      </w:r>
      <w:proofErr w:type="gramStart"/>
      <w:r>
        <w:rPr>
          <w:szCs w:val="24"/>
        </w:rPr>
        <w:t>arrangement</w:t>
      </w:r>
      <w:proofErr w:type="gramEnd"/>
      <w:r>
        <w:rPr>
          <w:szCs w:val="24"/>
        </w:rPr>
        <w:t xml:space="preserve"> for sampling the broth aseptically, </w:t>
      </w:r>
      <w:proofErr w:type="gramStart"/>
      <w:r>
        <w:rPr>
          <w:szCs w:val="24"/>
        </w:rPr>
        <w:t>where in</w:t>
      </w:r>
      <w:proofErr w:type="gramEnd"/>
      <w:r>
        <w:rPr>
          <w:szCs w:val="24"/>
        </w:rPr>
        <w:t xml:space="preserve"> there shall be provision to independently steam sterilize the sampling port along with pre-sterilized sampling bottle for sample collection. Sampling would be done at regular </w:t>
      </w:r>
      <w:proofErr w:type="gramStart"/>
      <w:r>
        <w:rPr>
          <w:szCs w:val="24"/>
        </w:rPr>
        <w:t>interval</w:t>
      </w:r>
      <w:proofErr w:type="gramEnd"/>
      <w:r>
        <w:rPr>
          <w:szCs w:val="24"/>
        </w:rPr>
        <w:t xml:space="preserve"> of time for checking the product quality.</w:t>
      </w:r>
    </w:p>
    <w:p w14:paraId="321EE6FA" w14:textId="77777777" w:rsidR="00554829" w:rsidRDefault="00554829" w:rsidP="00554829">
      <w:pPr>
        <w:tabs>
          <w:tab w:val="left" w:pos="10170"/>
        </w:tabs>
        <w:ind w:left="1170" w:right="207"/>
        <w:jc w:val="both"/>
        <w:rPr>
          <w:szCs w:val="24"/>
        </w:rPr>
      </w:pPr>
    </w:p>
    <w:p w14:paraId="668FE3AD" w14:textId="77777777" w:rsidR="00554829" w:rsidRDefault="00554829" w:rsidP="00554829">
      <w:pPr>
        <w:pStyle w:val="ListParagraph"/>
        <w:numPr>
          <w:ilvl w:val="0"/>
          <w:numId w:val="43"/>
        </w:numPr>
        <w:tabs>
          <w:tab w:val="left" w:pos="810"/>
          <w:tab w:val="left" w:pos="10170"/>
        </w:tabs>
        <w:spacing w:line="360" w:lineRule="auto"/>
        <w:ind w:left="1170" w:right="207"/>
        <w:jc w:val="both"/>
        <w:rPr>
          <w:szCs w:val="24"/>
        </w:rPr>
      </w:pPr>
      <w:r>
        <w:rPr>
          <w:b/>
          <w:szCs w:val="24"/>
        </w:rPr>
        <w:t>CIP/SIP:</w:t>
      </w:r>
    </w:p>
    <w:p w14:paraId="391E6267" w14:textId="77777777" w:rsidR="00554829" w:rsidRDefault="00554829" w:rsidP="00554829">
      <w:pPr>
        <w:tabs>
          <w:tab w:val="left" w:pos="10170"/>
        </w:tabs>
        <w:ind w:left="1170" w:right="207"/>
        <w:jc w:val="both"/>
        <w:rPr>
          <w:szCs w:val="24"/>
        </w:rPr>
      </w:pPr>
      <w:r>
        <w:rPr>
          <w:szCs w:val="24"/>
        </w:rPr>
        <w:t xml:space="preserve">All fermenters and associated </w:t>
      </w:r>
      <w:proofErr w:type="gramStart"/>
      <w:r>
        <w:rPr>
          <w:szCs w:val="24"/>
        </w:rPr>
        <w:t>pipe lines</w:t>
      </w:r>
      <w:proofErr w:type="gramEnd"/>
      <w:r>
        <w:rPr>
          <w:szCs w:val="24"/>
        </w:rPr>
        <w:t xml:space="preserve"> shall be cleaned in place using solutions prepared in the individual tanks. Once the fermenters/vessels CIP solution is prepared, recirculation is done using CIP recirculation pump (recirculation pump shall be dedicated to a group of fermenters/vessels). The temperature of the CIP solution during recirculation shall be maintained through heat exchanger on the recirculation pump unit. CIP solution shall be re-circulated at 80-90°C using the </w:t>
      </w:r>
      <w:proofErr w:type="gramStart"/>
      <w:r>
        <w:rPr>
          <w:szCs w:val="24"/>
        </w:rPr>
        <w:t>above mentioned</w:t>
      </w:r>
      <w:proofErr w:type="gramEnd"/>
      <w:r>
        <w:rPr>
          <w:szCs w:val="24"/>
        </w:rPr>
        <w:t xml:space="preserve"> heat exchanger.</w:t>
      </w:r>
    </w:p>
    <w:p w14:paraId="5DB1DB3D" w14:textId="3B9D9D14" w:rsidR="00554829" w:rsidRDefault="00554829" w:rsidP="00554829">
      <w:pPr>
        <w:tabs>
          <w:tab w:val="left" w:pos="10170"/>
        </w:tabs>
        <w:ind w:left="1170" w:right="207"/>
        <w:jc w:val="both"/>
        <w:rPr>
          <w:szCs w:val="24"/>
        </w:rPr>
      </w:pPr>
      <w:r>
        <w:rPr>
          <w:szCs w:val="24"/>
        </w:rPr>
        <w:t xml:space="preserve">There shall be a conductivity sensor (0-200 </w:t>
      </w:r>
      <w:proofErr w:type="gramStart"/>
      <w:r>
        <w:rPr>
          <w:szCs w:val="24"/>
        </w:rPr>
        <w:t>micro Siemens</w:t>
      </w:r>
      <w:proofErr w:type="gramEnd"/>
      <w:r w:rsidR="00536A57">
        <w:rPr>
          <w:szCs w:val="24"/>
        </w:rPr>
        <w:t>/cm</w:t>
      </w:r>
      <w:r>
        <w:rPr>
          <w:szCs w:val="24"/>
        </w:rPr>
        <w:t xml:space="preserve">) at recirculation pump side in the drain line to determine conductivity of the wash water at the end of CIP cycle, to check the </w:t>
      </w:r>
      <w:proofErr w:type="gramStart"/>
      <w:r>
        <w:rPr>
          <w:szCs w:val="24"/>
        </w:rPr>
        <w:t>clean-ability</w:t>
      </w:r>
      <w:proofErr w:type="gramEnd"/>
      <w:r>
        <w:rPr>
          <w:szCs w:val="24"/>
        </w:rPr>
        <w:t xml:space="preserve"> of the vessels. The pump shall also be provided with a casing drain to remove all the residual CIP </w:t>
      </w:r>
      <w:proofErr w:type="gramStart"/>
      <w:r>
        <w:rPr>
          <w:szCs w:val="24"/>
        </w:rPr>
        <w:t>solution</w:t>
      </w:r>
      <w:proofErr w:type="gramEnd"/>
      <w:r>
        <w:rPr>
          <w:szCs w:val="24"/>
        </w:rPr>
        <w:t xml:space="preserve"> held in the pump.</w:t>
      </w:r>
    </w:p>
    <w:p w14:paraId="19AFB9E0" w14:textId="1920A906" w:rsidR="00085DF7" w:rsidRDefault="00554829" w:rsidP="00FA62D1">
      <w:pPr>
        <w:tabs>
          <w:tab w:val="left" w:pos="10170"/>
        </w:tabs>
        <w:ind w:left="1170" w:right="207"/>
        <w:jc w:val="both"/>
        <w:rPr>
          <w:szCs w:val="24"/>
        </w:rPr>
      </w:pPr>
      <w:r>
        <w:rPr>
          <w:szCs w:val="24"/>
        </w:rPr>
        <w:t xml:space="preserve">Spray Ball: The spray balls or nozzles orientation and location inside the vessel shall provide effective clean ability at interiors of fermenter walls, impellers and other parts. Spray </w:t>
      </w:r>
      <w:proofErr w:type="gramStart"/>
      <w:r>
        <w:rPr>
          <w:szCs w:val="24"/>
        </w:rPr>
        <w:t>ball</w:t>
      </w:r>
      <w:proofErr w:type="gramEnd"/>
      <w:r>
        <w:rPr>
          <w:szCs w:val="24"/>
        </w:rPr>
        <w:t xml:space="preserve"> shall be completely drainable and free of dead lags. Spray ball shall have the </w:t>
      </w:r>
      <w:r w:rsidR="00E63EEB">
        <w:rPr>
          <w:szCs w:val="24"/>
        </w:rPr>
        <w:t>whole</w:t>
      </w:r>
      <w:r>
        <w:rPr>
          <w:szCs w:val="24"/>
        </w:rPr>
        <w:t xml:space="preserve"> pattern to ensure that complete coverage is attained</w:t>
      </w:r>
      <w:r w:rsidR="00E63EEB">
        <w:rPr>
          <w:szCs w:val="24"/>
        </w:rPr>
        <w:t>.</w:t>
      </w:r>
    </w:p>
    <w:p w14:paraId="4A7B6582" w14:textId="77777777" w:rsidR="00085DF7" w:rsidRDefault="00085DF7" w:rsidP="00FA62D1">
      <w:pPr>
        <w:tabs>
          <w:tab w:val="left" w:pos="10170"/>
        </w:tabs>
        <w:ind w:left="1170" w:right="207"/>
        <w:jc w:val="both"/>
        <w:rPr>
          <w:szCs w:val="24"/>
        </w:rPr>
      </w:pPr>
    </w:p>
    <w:p w14:paraId="7AF20B88" w14:textId="77777777" w:rsidR="00085DF7" w:rsidRDefault="00085DF7" w:rsidP="00554829">
      <w:pPr>
        <w:tabs>
          <w:tab w:val="left" w:pos="10170"/>
        </w:tabs>
        <w:ind w:left="1170" w:right="207"/>
        <w:jc w:val="both"/>
        <w:rPr>
          <w:szCs w:val="24"/>
        </w:rPr>
      </w:pPr>
    </w:p>
    <w:p w14:paraId="151FED68" w14:textId="77777777" w:rsidR="00085DF7" w:rsidRDefault="00085DF7" w:rsidP="00554829">
      <w:pPr>
        <w:tabs>
          <w:tab w:val="left" w:pos="10170"/>
        </w:tabs>
        <w:ind w:left="1170" w:right="207"/>
        <w:jc w:val="both"/>
        <w:rPr>
          <w:szCs w:val="24"/>
        </w:rPr>
      </w:pPr>
    </w:p>
    <w:p w14:paraId="32B16268" w14:textId="77777777" w:rsidR="00085DF7" w:rsidRDefault="00085DF7" w:rsidP="00FA62D1">
      <w:pPr>
        <w:tabs>
          <w:tab w:val="left" w:pos="10170"/>
        </w:tabs>
        <w:ind w:left="1170" w:right="207"/>
        <w:jc w:val="both"/>
        <w:rPr>
          <w:szCs w:val="24"/>
        </w:rPr>
      </w:pPr>
    </w:p>
    <w:p w14:paraId="5A190F50" w14:textId="77777777" w:rsidR="00085DF7" w:rsidRDefault="00085DF7" w:rsidP="00FA62D1">
      <w:pPr>
        <w:tabs>
          <w:tab w:val="left" w:pos="10170"/>
        </w:tabs>
        <w:ind w:left="1170" w:right="207"/>
        <w:jc w:val="both"/>
        <w:rPr>
          <w:szCs w:val="24"/>
        </w:rPr>
      </w:pPr>
    </w:p>
    <w:p w14:paraId="0E6D609C" w14:textId="77777777" w:rsidR="00085DF7" w:rsidRDefault="00085DF7" w:rsidP="00FA62D1">
      <w:pPr>
        <w:tabs>
          <w:tab w:val="left" w:pos="10170"/>
        </w:tabs>
        <w:ind w:left="1170" w:right="207"/>
        <w:jc w:val="both"/>
        <w:rPr>
          <w:szCs w:val="24"/>
        </w:rPr>
      </w:pPr>
    </w:p>
    <w:p w14:paraId="284030EE" w14:textId="77777777" w:rsidR="003B6055" w:rsidRDefault="003B6055" w:rsidP="00FA62D1">
      <w:pPr>
        <w:tabs>
          <w:tab w:val="left" w:pos="10170"/>
        </w:tabs>
        <w:ind w:left="1170" w:right="207"/>
        <w:jc w:val="both"/>
        <w:rPr>
          <w:szCs w:val="24"/>
        </w:rPr>
      </w:pPr>
    </w:p>
    <w:p w14:paraId="41A1F4F9" w14:textId="77777777" w:rsidR="003B6055" w:rsidRDefault="003B6055" w:rsidP="001F6005">
      <w:pPr>
        <w:pStyle w:val="Heading1"/>
        <w:numPr>
          <w:ilvl w:val="0"/>
          <w:numId w:val="10"/>
        </w:numPr>
        <w:rPr>
          <w:color w:val="auto"/>
        </w:rPr>
      </w:pPr>
      <w:bookmarkStart w:id="4" w:name="_Toc458515003"/>
      <w:r>
        <w:rPr>
          <w:color w:val="auto"/>
        </w:rPr>
        <w:lastRenderedPageBreak/>
        <w:t>Facility Details</w:t>
      </w:r>
      <w:bookmarkEnd w:id="4"/>
      <w:r>
        <w:rPr>
          <w:color w:val="auto"/>
        </w:rPr>
        <w:t xml:space="preserve"> </w:t>
      </w:r>
      <w:r w:rsidRPr="003B6055">
        <w:rPr>
          <w:color w:val="auto"/>
        </w:rPr>
        <w:t xml:space="preserve"> </w:t>
      </w:r>
    </w:p>
    <w:p w14:paraId="7D3FDE7A" w14:textId="77777777" w:rsidR="003B6055" w:rsidRDefault="003B6055" w:rsidP="003B6055">
      <w:pPr>
        <w:ind w:left="810"/>
      </w:pPr>
    </w:p>
    <w:tbl>
      <w:tblPr>
        <w:tblW w:w="3546" w:type="pct"/>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7"/>
        <w:gridCol w:w="4822"/>
      </w:tblGrid>
      <w:tr w:rsidR="00F003EB" w14:paraId="02A50EA1" w14:textId="77777777" w:rsidTr="002D3140">
        <w:trPr>
          <w:trHeight w:val="613"/>
        </w:trPr>
        <w:tc>
          <w:tcPr>
            <w:tcW w:w="1802" w:type="pct"/>
            <w:vAlign w:val="center"/>
          </w:tcPr>
          <w:p w14:paraId="1646EF5A" w14:textId="77777777" w:rsidR="00F003EB" w:rsidRDefault="00F003EB" w:rsidP="00E96798">
            <w:pPr>
              <w:ind w:left="123"/>
            </w:pPr>
            <w:r>
              <w:t>Location</w:t>
            </w:r>
          </w:p>
        </w:tc>
        <w:tc>
          <w:tcPr>
            <w:tcW w:w="3198" w:type="pct"/>
            <w:vAlign w:val="center"/>
          </w:tcPr>
          <w:p w14:paraId="3A58FB14" w14:textId="03B2DAA0" w:rsidR="00F003EB" w:rsidRDefault="00502FC2" w:rsidP="000A58FF">
            <w:r>
              <w:t xml:space="preserve"> Fermentation </w:t>
            </w:r>
            <w:r w:rsidR="00DD6F6D">
              <w:t>Block</w:t>
            </w:r>
          </w:p>
        </w:tc>
      </w:tr>
      <w:tr w:rsidR="00F003EB" w14:paraId="62EBD4C5" w14:textId="77777777" w:rsidTr="002D3140">
        <w:trPr>
          <w:trHeight w:val="613"/>
        </w:trPr>
        <w:tc>
          <w:tcPr>
            <w:tcW w:w="1802" w:type="pct"/>
            <w:vAlign w:val="center"/>
          </w:tcPr>
          <w:p w14:paraId="112EDA3B" w14:textId="77777777" w:rsidR="00F003EB" w:rsidRDefault="00F003EB" w:rsidP="00E96798">
            <w:pPr>
              <w:ind w:left="123"/>
            </w:pPr>
            <w:r>
              <w:t>Area</w:t>
            </w:r>
          </w:p>
        </w:tc>
        <w:tc>
          <w:tcPr>
            <w:tcW w:w="3198" w:type="pct"/>
            <w:vAlign w:val="center"/>
          </w:tcPr>
          <w:p w14:paraId="4D76D590" w14:textId="56243A19" w:rsidR="00F003EB" w:rsidRDefault="00502FC2" w:rsidP="000A58FF">
            <w:r>
              <w:t xml:space="preserve"> </w:t>
            </w:r>
            <w:r w:rsidR="001643A8">
              <w:t>3000m</w:t>
            </w:r>
            <w:r w:rsidR="009E1340">
              <w:t>m</w:t>
            </w:r>
            <w:r w:rsidR="0058002B">
              <w:t xml:space="preserve"> x </w:t>
            </w:r>
            <w:r w:rsidR="001643A8">
              <w:t xml:space="preserve">1428 </w:t>
            </w:r>
            <w:proofErr w:type="gramStart"/>
            <w:r w:rsidR="001643A8">
              <w:t>mm</w:t>
            </w:r>
            <w:r w:rsidR="0027043F">
              <w:t>(</w:t>
            </w:r>
            <w:proofErr w:type="gramEnd"/>
            <w:r w:rsidR="009E1340">
              <w:t>Approximately</w:t>
            </w:r>
            <w:r w:rsidR="0027043F">
              <w:t>)</w:t>
            </w:r>
          </w:p>
        </w:tc>
      </w:tr>
      <w:tr w:rsidR="00F003EB" w14:paraId="071F3E93" w14:textId="77777777" w:rsidTr="002D3140">
        <w:trPr>
          <w:trHeight w:val="613"/>
        </w:trPr>
        <w:tc>
          <w:tcPr>
            <w:tcW w:w="1802" w:type="pct"/>
            <w:vAlign w:val="center"/>
          </w:tcPr>
          <w:p w14:paraId="0C4E7325" w14:textId="77777777" w:rsidR="00F003EB" w:rsidRDefault="00F003EB" w:rsidP="000A58FF">
            <w:pPr>
              <w:ind w:left="123"/>
            </w:pPr>
            <w:r>
              <w:t>Area Classification</w:t>
            </w:r>
          </w:p>
        </w:tc>
        <w:tc>
          <w:tcPr>
            <w:tcW w:w="3198" w:type="pct"/>
            <w:vAlign w:val="center"/>
          </w:tcPr>
          <w:p w14:paraId="38A4034C" w14:textId="77777777" w:rsidR="00F003EB" w:rsidRDefault="002D3140" w:rsidP="000A58FF">
            <w:r>
              <w:rPr>
                <w:lang w:val="en-IN"/>
              </w:rPr>
              <w:t>CNC (Hazard area classification as safe)</w:t>
            </w:r>
          </w:p>
        </w:tc>
      </w:tr>
    </w:tbl>
    <w:p w14:paraId="0742FA19" w14:textId="7B91828F" w:rsidR="00D36F22" w:rsidRDefault="00F003EB" w:rsidP="00206142">
      <w:pPr>
        <w:pStyle w:val="Heading1"/>
        <w:numPr>
          <w:ilvl w:val="0"/>
          <w:numId w:val="10"/>
        </w:numPr>
        <w:rPr>
          <w:color w:val="auto"/>
        </w:rPr>
      </w:pPr>
      <w:bookmarkStart w:id="5" w:name="_Toc458515004"/>
      <w:r w:rsidRPr="00C975F3">
        <w:rPr>
          <w:color w:val="auto"/>
        </w:rPr>
        <w:t xml:space="preserve">Technical Data and System Specification  </w:t>
      </w:r>
      <w:bookmarkEnd w:id="5"/>
    </w:p>
    <w:p w14:paraId="184AAD53" w14:textId="77777777" w:rsidR="007A6879" w:rsidRPr="007A6879" w:rsidRDefault="007A6879" w:rsidP="007A6879"/>
    <w:p w14:paraId="0C4CDDD7" w14:textId="77777777" w:rsidR="00C975F3" w:rsidRPr="00AF133E" w:rsidRDefault="00C975F3" w:rsidP="005D4A3E">
      <w:pPr>
        <w:rPr>
          <w:sz w:val="16"/>
        </w:rPr>
      </w:pPr>
    </w:p>
    <w:p w14:paraId="531FF16F" w14:textId="77777777" w:rsidR="00463DFD" w:rsidRPr="004175FE" w:rsidRDefault="00463DFD" w:rsidP="00463DFD">
      <w:pPr>
        <w:pStyle w:val="Subtitle"/>
        <w:numPr>
          <w:ilvl w:val="0"/>
          <w:numId w:val="44"/>
        </w:numPr>
        <w:ind w:hanging="435"/>
        <w:rPr>
          <w:rStyle w:val="SubtleEmphasis"/>
        </w:rPr>
      </w:pPr>
      <w:r w:rsidRPr="004175FE">
        <w:rPr>
          <w:rStyle w:val="SubtleEmphasis"/>
        </w:rPr>
        <w:t xml:space="preserve">Abbreviations </w:t>
      </w:r>
    </w:p>
    <w:p w14:paraId="0B7E1934" w14:textId="77777777" w:rsidR="00463DFD" w:rsidRPr="004175FE" w:rsidRDefault="00463DFD" w:rsidP="00463DFD">
      <w:pPr>
        <w:rPr>
          <w:sz w:val="16"/>
        </w:rPr>
      </w:pPr>
    </w:p>
    <w:tbl>
      <w:tblPr>
        <w:tblStyle w:val="TableGrid"/>
        <w:tblW w:w="0" w:type="auto"/>
        <w:tblInd w:w="1384" w:type="dxa"/>
        <w:tblLook w:val="04A0" w:firstRow="1" w:lastRow="0" w:firstColumn="1" w:lastColumn="0" w:noHBand="0" w:noVBand="1"/>
      </w:tblPr>
      <w:tblGrid>
        <w:gridCol w:w="1418"/>
        <w:gridCol w:w="4961"/>
      </w:tblGrid>
      <w:tr w:rsidR="00463DFD" w:rsidRPr="002268E1" w14:paraId="4E3544E3" w14:textId="77777777" w:rsidTr="00BE744B">
        <w:tc>
          <w:tcPr>
            <w:tcW w:w="1418" w:type="dxa"/>
          </w:tcPr>
          <w:p w14:paraId="7F998640" w14:textId="77777777" w:rsidR="00463DFD" w:rsidRPr="007F6232" w:rsidRDefault="00463DFD" w:rsidP="00BE744B">
            <w:pPr>
              <w:rPr>
                <w:b/>
                <w:sz w:val="22"/>
                <w:szCs w:val="22"/>
              </w:rPr>
            </w:pPr>
            <w:r w:rsidRPr="007F6232">
              <w:rPr>
                <w:b/>
                <w:sz w:val="22"/>
                <w:szCs w:val="22"/>
              </w:rPr>
              <w:t>URS</w:t>
            </w:r>
          </w:p>
        </w:tc>
        <w:tc>
          <w:tcPr>
            <w:tcW w:w="4961" w:type="dxa"/>
          </w:tcPr>
          <w:p w14:paraId="3FC04574" w14:textId="77777777" w:rsidR="00463DFD" w:rsidRPr="002268E1" w:rsidRDefault="00463DFD" w:rsidP="00BE744B">
            <w:pPr>
              <w:rPr>
                <w:sz w:val="20"/>
              </w:rPr>
            </w:pPr>
            <w:r w:rsidRPr="002268E1">
              <w:rPr>
                <w:sz w:val="22"/>
              </w:rPr>
              <w:t>User Requirement Specification</w:t>
            </w:r>
          </w:p>
        </w:tc>
      </w:tr>
      <w:tr w:rsidR="00463DFD" w:rsidRPr="002268E1" w14:paraId="540AFEAE" w14:textId="77777777" w:rsidTr="00BE744B">
        <w:tc>
          <w:tcPr>
            <w:tcW w:w="1418" w:type="dxa"/>
          </w:tcPr>
          <w:p w14:paraId="6CA098D2" w14:textId="77777777" w:rsidR="00463DFD" w:rsidRPr="007F6232" w:rsidRDefault="00463DFD" w:rsidP="00BE744B">
            <w:pPr>
              <w:rPr>
                <w:b/>
                <w:i/>
                <w:sz w:val="22"/>
                <w:szCs w:val="22"/>
              </w:rPr>
            </w:pPr>
            <w:r w:rsidRPr="007F6232">
              <w:rPr>
                <w:b/>
                <w:sz w:val="22"/>
                <w:szCs w:val="22"/>
              </w:rPr>
              <w:t>°C</w:t>
            </w:r>
          </w:p>
        </w:tc>
        <w:tc>
          <w:tcPr>
            <w:tcW w:w="4961" w:type="dxa"/>
          </w:tcPr>
          <w:p w14:paraId="6813A0C1" w14:textId="2F3EE67E" w:rsidR="00463DFD" w:rsidRPr="00456755" w:rsidRDefault="00456755" w:rsidP="00BE744B">
            <w:pPr>
              <w:rPr>
                <w:sz w:val="22"/>
                <w:szCs w:val="22"/>
              </w:rPr>
            </w:pPr>
            <w:r w:rsidRPr="00456755">
              <w:rPr>
                <w:sz w:val="22"/>
                <w:szCs w:val="22"/>
              </w:rPr>
              <w:t>Degree Celsius</w:t>
            </w:r>
          </w:p>
        </w:tc>
      </w:tr>
      <w:tr w:rsidR="00463DFD" w:rsidRPr="002268E1" w14:paraId="3685BC48" w14:textId="77777777" w:rsidTr="00BE744B">
        <w:trPr>
          <w:trHeight w:val="338"/>
        </w:trPr>
        <w:tc>
          <w:tcPr>
            <w:tcW w:w="1418" w:type="dxa"/>
          </w:tcPr>
          <w:p w14:paraId="44D928A3" w14:textId="77777777" w:rsidR="00463DFD" w:rsidRPr="007F6232" w:rsidRDefault="00463DFD" w:rsidP="00BE744B">
            <w:pPr>
              <w:rPr>
                <w:b/>
                <w:sz w:val="22"/>
                <w:szCs w:val="22"/>
              </w:rPr>
            </w:pPr>
            <w:r w:rsidRPr="007F6232">
              <w:rPr>
                <w:b/>
                <w:sz w:val="22"/>
                <w:szCs w:val="22"/>
              </w:rPr>
              <w:t>Min</w:t>
            </w:r>
          </w:p>
        </w:tc>
        <w:tc>
          <w:tcPr>
            <w:tcW w:w="4961" w:type="dxa"/>
          </w:tcPr>
          <w:p w14:paraId="59F8BD5F" w14:textId="77777777" w:rsidR="00463DFD" w:rsidRPr="002268E1" w:rsidRDefault="00463DFD" w:rsidP="00BE744B">
            <w:pPr>
              <w:rPr>
                <w:sz w:val="20"/>
              </w:rPr>
            </w:pPr>
            <w:r w:rsidRPr="002268E1">
              <w:rPr>
                <w:sz w:val="20"/>
              </w:rPr>
              <w:t xml:space="preserve">Minutes </w:t>
            </w:r>
          </w:p>
        </w:tc>
      </w:tr>
      <w:tr w:rsidR="00463DFD" w:rsidRPr="002268E1" w14:paraId="4C3D700B" w14:textId="77777777" w:rsidTr="00BE744B">
        <w:tc>
          <w:tcPr>
            <w:tcW w:w="1418" w:type="dxa"/>
          </w:tcPr>
          <w:p w14:paraId="4394D6AB" w14:textId="77777777" w:rsidR="00463DFD" w:rsidRPr="007F6232" w:rsidRDefault="00463DFD" w:rsidP="00BE744B">
            <w:pPr>
              <w:rPr>
                <w:b/>
                <w:sz w:val="22"/>
                <w:szCs w:val="22"/>
              </w:rPr>
            </w:pPr>
            <w:r w:rsidRPr="007F6232">
              <w:rPr>
                <w:b/>
                <w:sz w:val="22"/>
                <w:szCs w:val="22"/>
              </w:rPr>
              <w:t>VVM</w:t>
            </w:r>
          </w:p>
        </w:tc>
        <w:tc>
          <w:tcPr>
            <w:tcW w:w="4961" w:type="dxa"/>
          </w:tcPr>
          <w:p w14:paraId="3FFC4705" w14:textId="77777777" w:rsidR="00463DFD" w:rsidRPr="002268E1" w:rsidRDefault="00463DFD" w:rsidP="00BE744B">
            <w:pPr>
              <w:rPr>
                <w:sz w:val="20"/>
              </w:rPr>
            </w:pPr>
            <w:r w:rsidRPr="002268E1">
              <w:rPr>
                <w:sz w:val="20"/>
              </w:rPr>
              <w:t>Vessel Volume per Minute</w:t>
            </w:r>
          </w:p>
        </w:tc>
      </w:tr>
      <w:tr w:rsidR="00463DFD" w:rsidRPr="002268E1" w14:paraId="15CB11C8" w14:textId="77777777" w:rsidTr="00BE744B">
        <w:tc>
          <w:tcPr>
            <w:tcW w:w="1418" w:type="dxa"/>
          </w:tcPr>
          <w:p w14:paraId="6C003F0B" w14:textId="77777777" w:rsidR="00463DFD" w:rsidRPr="007F6232" w:rsidRDefault="00463DFD" w:rsidP="00BE744B">
            <w:pPr>
              <w:rPr>
                <w:b/>
                <w:i/>
                <w:sz w:val="22"/>
                <w:szCs w:val="22"/>
              </w:rPr>
            </w:pPr>
            <w:r w:rsidRPr="007F6232">
              <w:rPr>
                <w:b/>
                <w:sz w:val="22"/>
                <w:szCs w:val="22"/>
              </w:rPr>
              <w:t>CNC</w:t>
            </w:r>
          </w:p>
        </w:tc>
        <w:tc>
          <w:tcPr>
            <w:tcW w:w="4961" w:type="dxa"/>
          </w:tcPr>
          <w:p w14:paraId="607F7C29" w14:textId="77777777" w:rsidR="00463DFD" w:rsidRPr="002268E1" w:rsidRDefault="00463DFD" w:rsidP="00BE744B">
            <w:pPr>
              <w:rPr>
                <w:b/>
                <w:sz w:val="20"/>
              </w:rPr>
            </w:pPr>
            <w:r w:rsidRPr="002268E1">
              <w:rPr>
                <w:rStyle w:val="Emphasis"/>
                <w:b w:val="0"/>
                <w:color w:val="000000" w:themeColor="text1"/>
                <w:sz w:val="20"/>
              </w:rPr>
              <w:t>Controlled Not Classified</w:t>
            </w:r>
          </w:p>
        </w:tc>
      </w:tr>
      <w:tr w:rsidR="00463DFD" w:rsidRPr="002268E1" w14:paraId="60F8CADE" w14:textId="77777777" w:rsidTr="00BE744B">
        <w:tc>
          <w:tcPr>
            <w:tcW w:w="1418" w:type="dxa"/>
          </w:tcPr>
          <w:p w14:paraId="2A75D3D0" w14:textId="77777777" w:rsidR="00463DFD" w:rsidRPr="007F6232" w:rsidRDefault="00463DFD" w:rsidP="00BE744B">
            <w:pPr>
              <w:rPr>
                <w:b/>
                <w:i/>
                <w:sz w:val="22"/>
                <w:szCs w:val="22"/>
              </w:rPr>
            </w:pPr>
            <w:r w:rsidRPr="007F6232">
              <w:rPr>
                <w:b/>
                <w:i/>
                <w:sz w:val="22"/>
                <w:szCs w:val="22"/>
              </w:rPr>
              <w:t>ASME BPE</w:t>
            </w:r>
          </w:p>
        </w:tc>
        <w:tc>
          <w:tcPr>
            <w:tcW w:w="4961" w:type="dxa"/>
          </w:tcPr>
          <w:p w14:paraId="054BA836" w14:textId="77777777" w:rsidR="00463DFD" w:rsidRPr="002268E1" w:rsidRDefault="00463DFD" w:rsidP="00BE744B">
            <w:pPr>
              <w:rPr>
                <w:sz w:val="20"/>
              </w:rPr>
            </w:pPr>
            <w:r w:rsidRPr="002268E1">
              <w:rPr>
                <w:sz w:val="20"/>
              </w:rPr>
              <w:t>American Society of Mechanical Engineers</w:t>
            </w:r>
          </w:p>
          <w:p w14:paraId="4280C455" w14:textId="77777777" w:rsidR="00463DFD" w:rsidRPr="002268E1" w:rsidRDefault="00463DFD" w:rsidP="00BE744B">
            <w:pPr>
              <w:rPr>
                <w:sz w:val="20"/>
              </w:rPr>
            </w:pPr>
            <w:r w:rsidRPr="002268E1">
              <w:rPr>
                <w:sz w:val="20"/>
              </w:rPr>
              <w:t>Bioprocessing Equipment</w:t>
            </w:r>
          </w:p>
        </w:tc>
      </w:tr>
      <w:tr w:rsidR="00463DFD" w:rsidRPr="002268E1" w14:paraId="55A99199" w14:textId="77777777" w:rsidTr="00BE744B">
        <w:tc>
          <w:tcPr>
            <w:tcW w:w="1418" w:type="dxa"/>
          </w:tcPr>
          <w:p w14:paraId="438B8642" w14:textId="77777777" w:rsidR="00463DFD" w:rsidRPr="007F6232" w:rsidRDefault="00463DFD" w:rsidP="00BE744B">
            <w:pPr>
              <w:rPr>
                <w:b/>
                <w:sz w:val="22"/>
                <w:szCs w:val="22"/>
              </w:rPr>
            </w:pPr>
            <w:r w:rsidRPr="007F6232">
              <w:rPr>
                <w:b/>
                <w:sz w:val="22"/>
                <w:szCs w:val="22"/>
              </w:rPr>
              <w:t>ASTM</w:t>
            </w:r>
          </w:p>
        </w:tc>
        <w:tc>
          <w:tcPr>
            <w:tcW w:w="4961" w:type="dxa"/>
          </w:tcPr>
          <w:p w14:paraId="5AAA631F" w14:textId="77777777" w:rsidR="00463DFD" w:rsidRPr="002268E1" w:rsidRDefault="00463DFD" w:rsidP="00BE744B">
            <w:pPr>
              <w:rPr>
                <w:sz w:val="20"/>
              </w:rPr>
            </w:pPr>
            <w:r w:rsidRPr="002268E1">
              <w:rPr>
                <w:sz w:val="20"/>
              </w:rPr>
              <w:t>American Society of Testing and Materials.</w:t>
            </w:r>
          </w:p>
        </w:tc>
      </w:tr>
      <w:tr w:rsidR="00463DFD" w:rsidRPr="002268E1" w14:paraId="3095D486" w14:textId="77777777" w:rsidTr="00BE744B">
        <w:tc>
          <w:tcPr>
            <w:tcW w:w="1418" w:type="dxa"/>
          </w:tcPr>
          <w:p w14:paraId="654385A7" w14:textId="77777777" w:rsidR="00463DFD" w:rsidRPr="007F6232" w:rsidRDefault="00463DFD" w:rsidP="00BE744B">
            <w:pPr>
              <w:rPr>
                <w:b/>
                <w:sz w:val="22"/>
                <w:szCs w:val="22"/>
              </w:rPr>
            </w:pPr>
            <w:r w:rsidRPr="007F6232">
              <w:rPr>
                <w:b/>
                <w:sz w:val="22"/>
                <w:szCs w:val="22"/>
              </w:rPr>
              <w:t>MOC</w:t>
            </w:r>
          </w:p>
        </w:tc>
        <w:tc>
          <w:tcPr>
            <w:tcW w:w="4961" w:type="dxa"/>
          </w:tcPr>
          <w:p w14:paraId="6A6B4729" w14:textId="77777777" w:rsidR="00463DFD" w:rsidRPr="002268E1" w:rsidRDefault="00463DFD" w:rsidP="00BE744B">
            <w:pPr>
              <w:rPr>
                <w:sz w:val="20"/>
              </w:rPr>
            </w:pPr>
            <w:r w:rsidRPr="002268E1">
              <w:rPr>
                <w:sz w:val="20"/>
              </w:rPr>
              <w:t>Material of Construction</w:t>
            </w:r>
          </w:p>
        </w:tc>
      </w:tr>
      <w:tr w:rsidR="00463DFD" w:rsidRPr="002268E1" w14:paraId="3F96298C" w14:textId="77777777" w:rsidTr="00BE744B">
        <w:tc>
          <w:tcPr>
            <w:tcW w:w="1418" w:type="dxa"/>
          </w:tcPr>
          <w:p w14:paraId="7F06F058" w14:textId="77777777" w:rsidR="00463DFD" w:rsidRPr="007F6232" w:rsidRDefault="00463DFD" w:rsidP="00BE744B">
            <w:pPr>
              <w:rPr>
                <w:b/>
                <w:sz w:val="22"/>
                <w:szCs w:val="22"/>
              </w:rPr>
            </w:pPr>
            <w:r w:rsidRPr="007F6232">
              <w:rPr>
                <w:b/>
                <w:sz w:val="22"/>
                <w:szCs w:val="22"/>
              </w:rPr>
              <w:t>QA</w:t>
            </w:r>
          </w:p>
        </w:tc>
        <w:tc>
          <w:tcPr>
            <w:tcW w:w="4961" w:type="dxa"/>
          </w:tcPr>
          <w:p w14:paraId="483F4DBD" w14:textId="77777777" w:rsidR="00463DFD" w:rsidRPr="002268E1" w:rsidRDefault="00463DFD" w:rsidP="00BE744B">
            <w:pPr>
              <w:rPr>
                <w:sz w:val="20"/>
              </w:rPr>
            </w:pPr>
            <w:r w:rsidRPr="002268E1">
              <w:rPr>
                <w:sz w:val="20"/>
              </w:rPr>
              <w:t xml:space="preserve">Quality assurance </w:t>
            </w:r>
          </w:p>
        </w:tc>
      </w:tr>
      <w:tr w:rsidR="00463DFD" w:rsidRPr="002268E1" w14:paraId="7C00E21F" w14:textId="77777777" w:rsidTr="00BE744B">
        <w:tc>
          <w:tcPr>
            <w:tcW w:w="1418" w:type="dxa"/>
          </w:tcPr>
          <w:p w14:paraId="7EC4AA2F" w14:textId="77777777" w:rsidR="00463DFD" w:rsidRPr="007F6232" w:rsidRDefault="00463DFD" w:rsidP="00BE744B">
            <w:pPr>
              <w:rPr>
                <w:b/>
                <w:sz w:val="22"/>
                <w:szCs w:val="22"/>
              </w:rPr>
            </w:pPr>
            <w:r w:rsidRPr="007F6232">
              <w:rPr>
                <w:b/>
                <w:sz w:val="22"/>
                <w:szCs w:val="22"/>
              </w:rPr>
              <w:t>SIP</w:t>
            </w:r>
          </w:p>
        </w:tc>
        <w:tc>
          <w:tcPr>
            <w:tcW w:w="4961" w:type="dxa"/>
          </w:tcPr>
          <w:p w14:paraId="59C1D478" w14:textId="77777777" w:rsidR="00463DFD" w:rsidRPr="002268E1" w:rsidRDefault="00463DFD" w:rsidP="00BE744B">
            <w:pPr>
              <w:rPr>
                <w:sz w:val="20"/>
              </w:rPr>
            </w:pPr>
            <w:r w:rsidRPr="002268E1">
              <w:rPr>
                <w:sz w:val="20"/>
              </w:rPr>
              <w:t>Sterilization in place</w:t>
            </w:r>
          </w:p>
        </w:tc>
      </w:tr>
      <w:tr w:rsidR="00463DFD" w:rsidRPr="002268E1" w14:paraId="55274A08" w14:textId="77777777" w:rsidTr="00BE744B">
        <w:tc>
          <w:tcPr>
            <w:tcW w:w="1418" w:type="dxa"/>
          </w:tcPr>
          <w:p w14:paraId="48EFB9FE" w14:textId="77777777" w:rsidR="00463DFD" w:rsidRPr="007F6232" w:rsidRDefault="00463DFD" w:rsidP="00BE744B">
            <w:pPr>
              <w:rPr>
                <w:b/>
                <w:sz w:val="22"/>
                <w:szCs w:val="22"/>
              </w:rPr>
            </w:pPr>
            <w:r w:rsidRPr="007F6232">
              <w:rPr>
                <w:b/>
                <w:sz w:val="22"/>
                <w:szCs w:val="22"/>
              </w:rPr>
              <w:t>CIP</w:t>
            </w:r>
          </w:p>
        </w:tc>
        <w:tc>
          <w:tcPr>
            <w:tcW w:w="4961" w:type="dxa"/>
          </w:tcPr>
          <w:p w14:paraId="2FBF337F" w14:textId="77777777" w:rsidR="00463DFD" w:rsidRPr="002268E1" w:rsidRDefault="00463DFD" w:rsidP="00BE744B">
            <w:pPr>
              <w:rPr>
                <w:sz w:val="20"/>
              </w:rPr>
            </w:pPr>
            <w:r w:rsidRPr="002268E1">
              <w:rPr>
                <w:sz w:val="20"/>
              </w:rPr>
              <w:t>Clean in place</w:t>
            </w:r>
          </w:p>
        </w:tc>
      </w:tr>
      <w:tr w:rsidR="00463DFD" w:rsidRPr="002268E1" w14:paraId="35E634BE" w14:textId="77777777" w:rsidTr="00BE744B">
        <w:tc>
          <w:tcPr>
            <w:tcW w:w="1418" w:type="dxa"/>
          </w:tcPr>
          <w:p w14:paraId="5F4FE5E7" w14:textId="77777777" w:rsidR="00463DFD" w:rsidRPr="007F6232" w:rsidRDefault="00463DFD" w:rsidP="00BE744B">
            <w:pPr>
              <w:rPr>
                <w:b/>
                <w:sz w:val="22"/>
                <w:szCs w:val="22"/>
              </w:rPr>
            </w:pPr>
            <w:r>
              <w:rPr>
                <w:b/>
                <w:sz w:val="22"/>
                <w:szCs w:val="22"/>
              </w:rPr>
              <w:t>EPDM</w:t>
            </w:r>
          </w:p>
        </w:tc>
        <w:tc>
          <w:tcPr>
            <w:tcW w:w="4961" w:type="dxa"/>
          </w:tcPr>
          <w:p w14:paraId="1733B652" w14:textId="77777777" w:rsidR="00463DFD" w:rsidRPr="002268E1" w:rsidRDefault="00463DFD" w:rsidP="00BE744B">
            <w:pPr>
              <w:rPr>
                <w:sz w:val="20"/>
              </w:rPr>
            </w:pPr>
            <w:r w:rsidRPr="002268E1">
              <w:rPr>
                <w:sz w:val="20"/>
              </w:rPr>
              <w:t>Ethylene Propylene Diene Monomer</w:t>
            </w:r>
          </w:p>
        </w:tc>
      </w:tr>
      <w:tr w:rsidR="00463DFD" w:rsidRPr="002268E1" w14:paraId="335F68DF" w14:textId="77777777" w:rsidTr="00BE744B">
        <w:tc>
          <w:tcPr>
            <w:tcW w:w="1418" w:type="dxa"/>
          </w:tcPr>
          <w:p w14:paraId="5B822567" w14:textId="77777777" w:rsidR="00463DFD" w:rsidRPr="007F6232" w:rsidRDefault="00463DFD" w:rsidP="00BE744B">
            <w:pPr>
              <w:rPr>
                <w:b/>
                <w:sz w:val="22"/>
                <w:szCs w:val="22"/>
              </w:rPr>
            </w:pPr>
            <w:r>
              <w:rPr>
                <w:b/>
                <w:sz w:val="22"/>
                <w:szCs w:val="22"/>
              </w:rPr>
              <w:t>PTFE</w:t>
            </w:r>
          </w:p>
        </w:tc>
        <w:tc>
          <w:tcPr>
            <w:tcW w:w="4961" w:type="dxa"/>
          </w:tcPr>
          <w:p w14:paraId="2AE1CC17" w14:textId="77777777" w:rsidR="00463DFD" w:rsidRPr="002268E1" w:rsidRDefault="00463DFD" w:rsidP="00BE744B">
            <w:pPr>
              <w:rPr>
                <w:sz w:val="20"/>
              </w:rPr>
            </w:pPr>
            <w:r w:rsidRPr="002268E1">
              <w:rPr>
                <w:sz w:val="20"/>
              </w:rPr>
              <w:t>Polytetrafluoroethylene</w:t>
            </w:r>
          </w:p>
        </w:tc>
      </w:tr>
      <w:tr w:rsidR="00463DFD" w:rsidRPr="002268E1" w14:paraId="3756268D" w14:textId="77777777" w:rsidTr="00BE744B">
        <w:tc>
          <w:tcPr>
            <w:tcW w:w="1418" w:type="dxa"/>
          </w:tcPr>
          <w:p w14:paraId="6E46F6AB" w14:textId="77777777" w:rsidR="00463DFD" w:rsidRPr="007F6232" w:rsidRDefault="00463DFD" w:rsidP="00BE744B">
            <w:pPr>
              <w:rPr>
                <w:b/>
                <w:sz w:val="22"/>
                <w:szCs w:val="22"/>
              </w:rPr>
            </w:pPr>
            <w:r>
              <w:rPr>
                <w:b/>
                <w:sz w:val="22"/>
                <w:szCs w:val="22"/>
              </w:rPr>
              <w:t>DI/DT</w:t>
            </w:r>
          </w:p>
        </w:tc>
        <w:tc>
          <w:tcPr>
            <w:tcW w:w="4961" w:type="dxa"/>
          </w:tcPr>
          <w:p w14:paraId="3371FF26" w14:textId="77777777" w:rsidR="00463DFD" w:rsidRPr="002268E1" w:rsidRDefault="00463DFD" w:rsidP="00BE744B">
            <w:pPr>
              <w:rPr>
                <w:sz w:val="20"/>
              </w:rPr>
            </w:pPr>
            <w:r w:rsidRPr="002268E1">
              <w:rPr>
                <w:sz w:val="20"/>
              </w:rPr>
              <w:t>Diameter of impeller to Diameter of tank</w:t>
            </w:r>
          </w:p>
        </w:tc>
      </w:tr>
      <w:tr w:rsidR="00463DFD" w:rsidRPr="002268E1" w14:paraId="091A3701" w14:textId="77777777" w:rsidTr="00BE744B">
        <w:tc>
          <w:tcPr>
            <w:tcW w:w="1418" w:type="dxa"/>
          </w:tcPr>
          <w:p w14:paraId="7F11CF94" w14:textId="77777777" w:rsidR="00463DFD" w:rsidRPr="007F6232" w:rsidRDefault="00463DFD" w:rsidP="00BE744B">
            <w:pPr>
              <w:rPr>
                <w:b/>
                <w:sz w:val="22"/>
                <w:szCs w:val="22"/>
              </w:rPr>
            </w:pPr>
            <w:r>
              <w:rPr>
                <w:b/>
                <w:sz w:val="22"/>
                <w:szCs w:val="22"/>
              </w:rPr>
              <w:t>DO</w:t>
            </w:r>
          </w:p>
        </w:tc>
        <w:tc>
          <w:tcPr>
            <w:tcW w:w="4961" w:type="dxa"/>
          </w:tcPr>
          <w:p w14:paraId="6955513B" w14:textId="77777777" w:rsidR="00463DFD" w:rsidRPr="002268E1" w:rsidRDefault="00463DFD" w:rsidP="00BE744B">
            <w:pPr>
              <w:rPr>
                <w:sz w:val="20"/>
              </w:rPr>
            </w:pPr>
            <w:r w:rsidRPr="002268E1">
              <w:rPr>
                <w:sz w:val="20"/>
              </w:rPr>
              <w:t>Dissolve Oxygen</w:t>
            </w:r>
          </w:p>
        </w:tc>
      </w:tr>
      <w:tr w:rsidR="00463DFD" w14:paraId="6767E5E1" w14:textId="77777777" w:rsidTr="00BE744B">
        <w:tc>
          <w:tcPr>
            <w:tcW w:w="1418" w:type="dxa"/>
          </w:tcPr>
          <w:p w14:paraId="4DBCCA6C" w14:textId="77777777" w:rsidR="00463DFD" w:rsidRPr="007F6232" w:rsidRDefault="00463DFD" w:rsidP="00BE744B">
            <w:pPr>
              <w:rPr>
                <w:b/>
                <w:sz w:val="22"/>
                <w:szCs w:val="22"/>
              </w:rPr>
            </w:pPr>
            <w:r>
              <w:rPr>
                <w:b/>
                <w:sz w:val="22"/>
                <w:szCs w:val="22"/>
              </w:rPr>
              <w:t>MPV</w:t>
            </w:r>
          </w:p>
        </w:tc>
        <w:tc>
          <w:tcPr>
            <w:tcW w:w="4961" w:type="dxa"/>
          </w:tcPr>
          <w:p w14:paraId="5EAE7FC1" w14:textId="77777777" w:rsidR="00463DFD" w:rsidRDefault="00463DFD" w:rsidP="00BE744B">
            <w:pPr>
              <w:rPr>
                <w:i/>
                <w:sz w:val="20"/>
              </w:rPr>
            </w:pPr>
            <w:r w:rsidRPr="002268E1">
              <w:rPr>
                <w:sz w:val="20"/>
              </w:rPr>
              <w:t>Media Preparation vessel</w:t>
            </w:r>
          </w:p>
        </w:tc>
      </w:tr>
      <w:tr w:rsidR="00463DFD" w14:paraId="7316900D" w14:textId="77777777" w:rsidTr="00BE744B">
        <w:tc>
          <w:tcPr>
            <w:tcW w:w="1418" w:type="dxa"/>
          </w:tcPr>
          <w:p w14:paraId="17EACF9E" w14:textId="77777777" w:rsidR="00463DFD" w:rsidRPr="007F6232" w:rsidRDefault="00463DFD" w:rsidP="00BE744B">
            <w:pPr>
              <w:rPr>
                <w:b/>
                <w:sz w:val="22"/>
                <w:szCs w:val="22"/>
              </w:rPr>
            </w:pPr>
            <w:r>
              <w:rPr>
                <w:b/>
                <w:sz w:val="22"/>
                <w:szCs w:val="22"/>
              </w:rPr>
              <w:t>NDV</w:t>
            </w:r>
          </w:p>
        </w:tc>
        <w:tc>
          <w:tcPr>
            <w:tcW w:w="4961" w:type="dxa"/>
          </w:tcPr>
          <w:p w14:paraId="262BA2F0" w14:textId="77777777" w:rsidR="00463DFD" w:rsidRDefault="00463DFD" w:rsidP="00BE744B">
            <w:pPr>
              <w:rPr>
                <w:i/>
                <w:sz w:val="20"/>
              </w:rPr>
            </w:pPr>
            <w:r w:rsidRPr="002268E1">
              <w:rPr>
                <w:sz w:val="20"/>
              </w:rPr>
              <w:t>Nutrient Dosing Vessels</w:t>
            </w:r>
          </w:p>
        </w:tc>
      </w:tr>
      <w:tr w:rsidR="00463DFD" w14:paraId="72B6017B" w14:textId="77777777" w:rsidTr="00BE744B">
        <w:tc>
          <w:tcPr>
            <w:tcW w:w="1418" w:type="dxa"/>
          </w:tcPr>
          <w:p w14:paraId="43A12BC6" w14:textId="77777777" w:rsidR="00463DFD" w:rsidRDefault="00463DFD" w:rsidP="00BE744B">
            <w:pPr>
              <w:rPr>
                <w:b/>
                <w:sz w:val="22"/>
                <w:szCs w:val="22"/>
              </w:rPr>
            </w:pPr>
            <w:r>
              <w:rPr>
                <w:b/>
                <w:sz w:val="22"/>
                <w:szCs w:val="22"/>
              </w:rPr>
              <w:t>NA</w:t>
            </w:r>
          </w:p>
        </w:tc>
        <w:tc>
          <w:tcPr>
            <w:tcW w:w="4961" w:type="dxa"/>
          </w:tcPr>
          <w:p w14:paraId="191917E2" w14:textId="77777777" w:rsidR="00463DFD" w:rsidRPr="002268E1" w:rsidRDefault="00463DFD" w:rsidP="00BE744B">
            <w:pPr>
              <w:rPr>
                <w:sz w:val="20"/>
              </w:rPr>
            </w:pPr>
            <w:r>
              <w:rPr>
                <w:sz w:val="20"/>
              </w:rPr>
              <w:t>Not Applicable.</w:t>
            </w:r>
          </w:p>
        </w:tc>
      </w:tr>
    </w:tbl>
    <w:p w14:paraId="4B63B75B" w14:textId="77777777" w:rsidR="00463DFD" w:rsidRDefault="00463DFD" w:rsidP="00463DFD">
      <w:pPr>
        <w:pStyle w:val="Subtitle"/>
        <w:numPr>
          <w:ilvl w:val="0"/>
          <w:numId w:val="0"/>
        </w:numPr>
        <w:ind w:left="795"/>
        <w:rPr>
          <w:rStyle w:val="SubtleEmphasis"/>
          <w:rFonts w:eastAsia="SimSun" w:cs="Times New Roman"/>
          <w:b/>
          <w:iCs/>
          <w:spacing w:val="0"/>
          <w:szCs w:val="20"/>
        </w:rPr>
      </w:pPr>
    </w:p>
    <w:p w14:paraId="0826C9FF" w14:textId="77777777" w:rsidR="00463DFD" w:rsidRDefault="00463DFD" w:rsidP="005D4A3E">
      <w:pPr>
        <w:pStyle w:val="Subtitle"/>
        <w:numPr>
          <w:ilvl w:val="0"/>
          <w:numId w:val="44"/>
        </w:numPr>
        <w:ind w:hanging="435"/>
        <w:rPr>
          <w:rStyle w:val="SubtleEmphasis"/>
          <w:b/>
          <w:iCs/>
        </w:rPr>
      </w:pPr>
    </w:p>
    <w:p w14:paraId="7BE746C9" w14:textId="46D5AF7E" w:rsidR="00AD71A7" w:rsidRPr="005D4A3E" w:rsidRDefault="00D36F22" w:rsidP="005D4A3E">
      <w:pPr>
        <w:pStyle w:val="Subtitle"/>
        <w:numPr>
          <w:ilvl w:val="0"/>
          <w:numId w:val="44"/>
        </w:numPr>
        <w:ind w:hanging="435"/>
      </w:pPr>
      <w:r w:rsidRPr="002E6DA3">
        <w:rPr>
          <w:rStyle w:val="SubtleEmphasis"/>
          <w:b/>
          <w:iCs/>
        </w:rPr>
        <w:t xml:space="preserve">Technical Details </w:t>
      </w:r>
    </w:p>
    <w:p w14:paraId="72938A5F" w14:textId="77777777" w:rsidR="002D3140" w:rsidRPr="00206142" w:rsidRDefault="002D3140" w:rsidP="00206142">
      <w:pPr>
        <w:pStyle w:val="ListParagraph"/>
        <w:rPr>
          <w:b/>
          <w:snapToGrid w:val="0"/>
          <w:szCs w:val="24"/>
          <w:u w:val="single"/>
          <w:lang w:eastAsia="en-US"/>
        </w:rPr>
      </w:pPr>
    </w:p>
    <w:tbl>
      <w:tblPr>
        <w:tblStyle w:val="TableGrid"/>
        <w:tblW w:w="4612" w:type="pct"/>
        <w:tblInd w:w="443" w:type="dxa"/>
        <w:tblLayout w:type="fixed"/>
        <w:tblLook w:val="04A0" w:firstRow="1" w:lastRow="0" w:firstColumn="1" w:lastColumn="0" w:noHBand="0" w:noVBand="1"/>
      </w:tblPr>
      <w:tblGrid>
        <w:gridCol w:w="2482"/>
        <w:gridCol w:w="920"/>
        <w:gridCol w:w="4181"/>
        <w:gridCol w:w="2222"/>
      </w:tblGrid>
      <w:tr w:rsidR="00486554" w14:paraId="19EF4B4F" w14:textId="77777777" w:rsidTr="002E4E70">
        <w:trPr>
          <w:gridAfter w:val="1"/>
          <w:wAfter w:w="1133" w:type="pct"/>
        </w:trPr>
        <w:tc>
          <w:tcPr>
            <w:tcW w:w="1266" w:type="pct"/>
            <w:vAlign w:val="center"/>
          </w:tcPr>
          <w:p w14:paraId="21305A5F" w14:textId="47717FED" w:rsidR="00486554" w:rsidRPr="001F3203" w:rsidRDefault="00486554">
            <w:pPr>
              <w:rPr>
                <w:b/>
                <w:snapToGrid w:val="0"/>
                <w:szCs w:val="24"/>
                <w:lang w:eastAsia="en-US"/>
              </w:rPr>
            </w:pPr>
            <w:r w:rsidRPr="001F3203">
              <w:rPr>
                <w:b/>
                <w:snapToGrid w:val="0"/>
                <w:szCs w:val="24"/>
                <w:lang w:eastAsia="en-US"/>
              </w:rPr>
              <w:t>DESCRIPTION</w:t>
            </w:r>
          </w:p>
        </w:tc>
        <w:tc>
          <w:tcPr>
            <w:tcW w:w="469" w:type="pct"/>
            <w:vAlign w:val="center"/>
          </w:tcPr>
          <w:p w14:paraId="5707ABBA" w14:textId="77777777" w:rsidR="00486554" w:rsidRPr="001F3203" w:rsidRDefault="00486554">
            <w:pPr>
              <w:rPr>
                <w:b/>
                <w:snapToGrid w:val="0"/>
                <w:szCs w:val="24"/>
                <w:lang w:eastAsia="en-US"/>
              </w:rPr>
            </w:pPr>
            <w:r w:rsidRPr="001F3203">
              <w:rPr>
                <w:b/>
                <w:snapToGrid w:val="0"/>
                <w:szCs w:val="24"/>
                <w:lang w:eastAsia="en-US"/>
              </w:rPr>
              <w:t>UNIT</w:t>
            </w:r>
          </w:p>
        </w:tc>
        <w:tc>
          <w:tcPr>
            <w:tcW w:w="2132" w:type="pct"/>
            <w:vAlign w:val="center"/>
          </w:tcPr>
          <w:p w14:paraId="5C53E7C5" w14:textId="77777777" w:rsidR="00486554" w:rsidRPr="001F3203" w:rsidRDefault="00486554">
            <w:pPr>
              <w:rPr>
                <w:b/>
                <w:snapToGrid w:val="0"/>
                <w:szCs w:val="24"/>
                <w:lang w:eastAsia="en-US"/>
              </w:rPr>
            </w:pPr>
            <w:r>
              <w:rPr>
                <w:b/>
                <w:snapToGrid w:val="0"/>
                <w:szCs w:val="24"/>
                <w:lang w:eastAsia="en-US"/>
              </w:rPr>
              <w:t>DETAILS</w:t>
            </w:r>
          </w:p>
        </w:tc>
      </w:tr>
      <w:tr w:rsidR="00486554" w14:paraId="2429FE09" w14:textId="77777777" w:rsidTr="002E4E70">
        <w:trPr>
          <w:gridAfter w:val="1"/>
          <w:wAfter w:w="1133" w:type="pct"/>
        </w:trPr>
        <w:tc>
          <w:tcPr>
            <w:tcW w:w="1266" w:type="pct"/>
            <w:vAlign w:val="center"/>
          </w:tcPr>
          <w:p w14:paraId="0C28C7E8" w14:textId="77777777" w:rsidR="00486554" w:rsidRPr="001F3203" w:rsidRDefault="00486554">
            <w:pPr>
              <w:rPr>
                <w:snapToGrid w:val="0"/>
                <w:szCs w:val="24"/>
                <w:lang w:eastAsia="en-US"/>
              </w:rPr>
            </w:pPr>
            <w:r w:rsidRPr="001F3203">
              <w:rPr>
                <w:snapToGrid w:val="0"/>
                <w:szCs w:val="24"/>
                <w:lang w:eastAsia="en-US"/>
              </w:rPr>
              <w:t>Configuration</w:t>
            </w:r>
          </w:p>
        </w:tc>
        <w:tc>
          <w:tcPr>
            <w:tcW w:w="469" w:type="pct"/>
            <w:vAlign w:val="center"/>
          </w:tcPr>
          <w:p w14:paraId="1389B739" w14:textId="77777777" w:rsidR="00486554" w:rsidRPr="006C384A" w:rsidRDefault="006C384A">
            <w:pPr>
              <w:rPr>
                <w:snapToGrid w:val="0"/>
                <w:szCs w:val="24"/>
                <w:lang w:eastAsia="en-US"/>
              </w:rPr>
            </w:pPr>
            <w:r w:rsidRPr="006C384A">
              <w:rPr>
                <w:snapToGrid w:val="0"/>
                <w:szCs w:val="24"/>
                <w:lang w:eastAsia="en-US"/>
              </w:rPr>
              <w:t>NA</w:t>
            </w:r>
          </w:p>
        </w:tc>
        <w:tc>
          <w:tcPr>
            <w:tcW w:w="2132" w:type="pct"/>
            <w:vAlign w:val="center"/>
          </w:tcPr>
          <w:p w14:paraId="2546B211" w14:textId="745D1EE0" w:rsidR="00486554" w:rsidRPr="0093778C" w:rsidRDefault="0063093A">
            <w:pPr>
              <w:rPr>
                <w:snapToGrid w:val="0"/>
                <w:szCs w:val="24"/>
                <w:lang w:eastAsia="en-US"/>
              </w:rPr>
            </w:pPr>
            <w:r w:rsidRPr="0093778C">
              <w:rPr>
                <w:snapToGrid w:val="0"/>
                <w:szCs w:val="24"/>
                <w:lang w:eastAsia="en-US"/>
              </w:rPr>
              <w:t>Vertica</w:t>
            </w:r>
            <w:r>
              <w:rPr>
                <w:snapToGrid w:val="0"/>
                <w:szCs w:val="24"/>
                <w:lang w:eastAsia="en-US"/>
              </w:rPr>
              <w:t>l</w:t>
            </w:r>
            <w:r w:rsidR="00782482">
              <w:rPr>
                <w:snapToGrid w:val="0"/>
                <w:szCs w:val="24"/>
                <w:lang w:eastAsia="en-US"/>
              </w:rPr>
              <w:t xml:space="preserve">, cylindrical, </w:t>
            </w:r>
            <w:r w:rsidR="00D51FE8">
              <w:rPr>
                <w:snapToGrid w:val="0"/>
                <w:szCs w:val="24"/>
                <w:lang w:eastAsia="en-US"/>
              </w:rPr>
              <w:t>top and</w:t>
            </w:r>
            <w:r>
              <w:rPr>
                <w:snapToGrid w:val="0"/>
                <w:szCs w:val="24"/>
                <w:lang w:eastAsia="en-US"/>
              </w:rPr>
              <w:t xml:space="preserve"> bottom tori spherical welded dish end</w:t>
            </w:r>
            <w:r w:rsidR="00AC6E9A">
              <w:rPr>
                <w:snapToGrid w:val="0"/>
                <w:szCs w:val="24"/>
                <w:lang w:eastAsia="en-US"/>
              </w:rPr>
              <w:t>.</w:t>
            </w:r>
          </w:p>
        </w:tc>
      </w:tr>
      <w:tr w:rsidR="00486554" w14:paraId="3ED5F55A" w14:textId="77777777" w:rsidTr="002E4E70">
        <w:trPr>
          <w:gridAfter w:val="1"/>
          <w:wAfter w:w="1133" w:type="pct"/>
        </w:trPr>
        <w:tc>
          <w:tcPr>
            <w:tcW w:w="1266" w:type="pct"/>
            <w:vAlign w:val="center"/>
          </w:tcPr>
          <w:p w14:paraId="7A035A29" w14:textId="77777777" w:rsidR="00486554" w:rsidRPr="001F3203" w:rsidRDefault="00486554">
            <w:pPr>
              <w:rPr>
                <w:snapToGrid w:val="0"/>
                <w:szCs w:val="24"/>
                <w:lang w:eastAsia="en-US"/>
              </w:rPr>
            </w:pPr>
            <w:r w:rsidRPr="001F3203">
              <w:rPr>
                <w:snapToGrid w:val="0"/>
                <w:szCs w:val="24"/>
                <w:lang w:eastAsia="en-US"/>
              </w:rPr>
              <w:t>Working Volume</w:t>
            </w:r>
          </w:p>
        </w:tc>
        <w:tc>
          <w:tcPr>
            <w:tcW w:w="469" w:type="pct"/>
            <w:vAlign w:val="center"/>
          </w:tcPr>
          <w:p w14:paraId="6DA6CE41" w14:textId="77777777" w:rsidR="00486554" w:rsidRPr="00BF09A3" w:rsidRDefault="00486554">
            <w:pPr>
              <w:rPr>
                <w:snapToGrid w:val="0"/>
                <w:szCs w:val="24"/>
                <w:lang w:eastAsia="en-US"/>
              </w:rPr>
            </w:pPr>
            <w:r>
              <w:rPr>
                <w:snapToGrid w:val="0"/>
                <w:szCs w:val="24"/>
                <w:lang w:eastAsia="en-US"/>
              </w:rPr>
              <w:t>L</w:t>
            </w:r>
          </w:p>
        </w:tc>
        <w:tc>
          <w:tcPr>
            <w:tcW w:w="2132" w:type="pct"/>
            <w:vAlign w:val="center"/>
          </w:tcPr>
          <w:p w14:paraId="33437B17" w14:textId="69C77E8F" w:rsidR="00486554" w:rsidRPr="006C384A" w:rsidRDefault="00CA2C53">
            <w:pPr>
              <w:rPr>
                <w:snapToGrid w:val="0"/>
                <w:szCs w:val="24"/>
                <w:lang w:eastAsia="en-US"/>
              </w:rPr>
            </w:pPr>
            <w:r>
              <w:rPr>
                <w:snapToGrid w:val="0"/>
                <w:szCs w:val="24"/>
                <w:lang w:eastAsia="en-US"/>
              </w:rPr>
              <w:t>5</w:t>
            </w:r>
            <w:r w:rsidR="00F3522C" w:rsidRPr="006C384A">
              <w:rPr>
                <w:snapToGrid w:val="0"/>
                <w:szCs w:val="24"/>
                <w:lang w:eastAsia="en-US"/>
              </w:rPr>
              <w:t>000</w:t>
            </w:r>
          </w:p>
        </w:tc>
      </w:tr>
      <w:tr w:rsidR="00486554" w14:paraId="2F55E1E3" w14:textId="77777777" w:rsidTr="002E4E70">
        <w:trPr>
          <w:gridAfter w:val="1"/>
          <w:wAfter w:w="1133" w:type="pct"/>
        </w:trPr>
        <w:tc>
          <w:tcPr>
            <w:tcW w:w="1266" w:type="pct"/>
            <w:vAlign w:val="center"/>
          </w:tcPr>
          <w:p w14:paraId="313248ED" w14:textId="77777777" w:rsidR="00486554" w:rsidRPr="001F3203" w:rsidRDefault="00486554">
            <w:pPr>
              <w:rPr>
                <w:snapToGrid w:val="0"/>
                <w:szCs w:val="24"/>
                <w:lang w:eastAsia="en-US"/>
              </w:rPr>
            </w:pPr>
            <w:r w:rsidRPr="001F3203">
              <w:rPr>
                <w:snapToGrid w:val="0"/>
                <w:szCs w:val="24"/>
                <w:lang w:eastAsia="en-US"/>
              </w:rPr>
              <w:t>Gross Volume</w:t>
            </w:r>
          </w:p>
        </w:tc>
        <w:tc>
          <w:tcPr>
            <w:tcW w:w="469" w:type="pct"/>
            <w:vAlign w:val="center"/>
          </w:tcPr>
          <w:p w14:paraId="71246DA8" w14:textId="77777777" w:rsidR="00486554" w:rsidRPr="00BF09A3" w:rsidRDefault="00486554">
            <w:pPr>
              <w:rPr>
                <w:snapToGrid w:val="0"/>
                <w:szCs w:val="24"/>
                <w:lang w:eastAsia="en-US"/>
              </w:rPr>
            </w:pPr>
            <w:r w:rsidRPr="00BF09A3">
              <w:rPr>
                <w:snapToGrid w:val="0"/>
                <w:szCs w:val="24"/>
                <w:lang w:eastAsia="en-US"/>
              </w:rPr>
              <w:t>L</w:t>
            </w:r>
          </w:p>
        </w:tc>
        <w:tc>
          <w:tcPr>
            <w:tcW w:w="2132" w:type="pct"/>
            <w:vAlign w:val="center"/>
          </w:tcPr>
          <w:p w14:paraId="1D8FC3C3" w14:textId="77777777" w:rsidR="00486554" w:rsidRPr="00BF09A3" w:rsidRDefault="00486554">
            <w:pPr>
              <w:rPr>
                <w:snapToGrid w:val="0"/>
                <w:szCs w:val="24"/>
                <w:lang w:eastAsia="en-US"/>
              </w:rPr>
            </w:pPr>
            <w:r>
              <w:rPr>
                <w:snapToGrid w:val="0"/>
                <w:szCs w:val="24"/>
                <w:lang w:eastAsia="en-US"/>
              </w:rPr>
              <w:t>*</w:t>
            </w:r>
          </w:p>
        </w:tc>
      </w:tr>
      <w:tr w:rsidR="00486554" w14:paraId="01E59962" w14:textId="77777777" w:rsidTr="002E4E70">
        <w:trPr>
          <w:gridAfter w:val="1"/>
          <w:wAfter w:w="1133" w:type="pct"/>
        </w:trPr>
        <w:tc>
          <w:tcPr>
            <w:tcW w:w="1266" w:type="pct"/>
            <w:vAlign w:val="center"/>
          </w:tcPr>
          <w:p w14:paraId="0CC79756" w14:textId="77777777" w:rsidR="00486554" w:rsidRPr="001F3203" w:rsidRDefault="00486554">
            <w:pPr>
              <w:rPr>
                <w:snapToGrid w:val="0"/>
                <w:szCs w:val="24"/>
                <w:lang w:eastAsia="en-US"/>
              </w:rPr>
            </w:pPr>
            <w:r w:rsidRPr="001F3203">
              <w:rPr>
                <w:snapToGrid w:val="0"/>
                <w:szCs w:val="24"/>
                <w:lang w:eastAsia="en-US"/>
              </w:rPr>
              <w:t>Quantity</w:t>
            </w:r>
          </w:p>
        </w:tc>
        <w:tc>
          <w:tcPr>
            <w:tcW w:w="469" w:type="pct"/>
            <w:vAlign w:val="center"/>
          </w:tcPr>
          <w:p w14:paraId="600577DC" w14:textId="337672C8" w:rsidR="00486554" w:rsidRPr="001F3203" w:rsidRDefault="00B4737D">
            <w:pPr>
              <w:rPr>
                <w:snapToGrid w:val="0"/>
                <w:szCs w:val="24"/>
                <w:lang w:eastAsia="en-US"/>
              </w:rPr>
            </w:pPr>
            <w:r>
              <w:rPr>
                <w:snapToGrid w:val="0"/>
                <w:szCs w:val="24"/>
                <w:lang w:eastAsia="en-US"/>
              </w:rPr>
              <w:t>No’s</w:t>
            </w:r>
          </w:p>
        </w:tc>
        <w:tc>
          <w:tcPr>
            <w:tcW w:w="2132" w:type="pct"/>
            <w:vAlign w:val="center"/>
          </w:tcPr>
          <w:p w14:paraId="4CD426E9" w14:textId="77777777" w:rsidR="00486554" w:rsidRPr="001F3203" w:rsidRDefault="00F3522C">
            <w:pPr>
              <w:rPr>
                <w:snapToGrid w:val="0"/>
                <w:szCs w:val="24"/>
                <w:lang w:eastAsia="en-US"/>
              </w:rPr>
            </w:pPr>
            <w:r>
              <w:rPr>
                <w:snapToGrid w:val="0"/>
                <w:szCs w:val="24"/>
                <w:lang w:eastAsia="en-US"/>
              </w:rPr>
              <w:t>2</w:t>
            </w:r>
          </w:p>
        </w:tc>
      </w:tr>
      <w:tr w:rsidR="00486554" w14:paraId="1D70A82E" w14:textId="77777777" w:rsidTr="002E4E70">
        <w:trPr>
          <w:gridAfter w:val="1"/>
          <w:wAfter w:w="1133" w:type="pct"/>
        </w:trPr>
        <w:tc>
          <w:tcPr>
            <w:tcW w:w="1266" w:type="pct"/>
            <w:vAlign w:val="center"/>
          </w:tcPr>
          <w:p w14:paraId="6039E4D2" w14:textId="77777777" w:rsidR="00486554" w:rsidRPr="005614C3" w:rsidRDefault="00486554">
            <w:pPr>
              <w:rPr>
                <w:snapToGrid w:val="0"/>
                <w:szCs w:val="24"/>
                <w:lang w:eastAsia="en-US"/>
              </w:rPr>
            </w:pPr>
            <w:r w:rsidRPr="005614C3">
              <w:rPr>
                <w:snapToGrid w:val="0"/>
                <w:szCs w:val="24"/>
                <w:lang w:eastAsia="en-US"/>
              </w:rPr>
              <w:t>Design Code</w:t>
            </w:r>
          </w:p>
        </w:tc>
        <w:tc>
          <w:tcPr>
            <w:tcW w:w="469" w:type="pct"/>
            <w:vAlign w:val="center"/>
          </w:tcPr>
          <w:p w14:paraId="280C2A2E" w14:textId="558026E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75BAE1AD" w14:textId="77777777" w:rsidR="00486554" w:rsidRPr="0093778C" w:rsidRDefault="004B23FF">
            <w:pPr>
              <w:rPr>
                <w:snapToGrid w:val="0"/>
                <w:szCs w:val="24"/>
                <w:lang w:eastAsia="en-US"/>
              </w:rPr>
            </w:pPr>
            <w:r w:rsidRPr="0093778C">
              <w:rPr>
                <w:snapToGrid w:val="0"/>
                <w:szCs w:val="24"/>
                <w:lang w:eastAsia="en-US"/>
              </w:rPr>
              <w:t>ASME SEC VIII DIV.1</w:t>
            </w:r>
          </w:p>
        </w:tc>
      </w:tr>
      <w:tr w:rsidR="00486554" w14:paraId="5EBDF691" w14:textId="77777777" w:rsidTr="002E4E70">
        <w:trPr>
          <w:gridAfter w:val="1"/>
          <w:wAfter w:w="1133" w:type="pct"/>
        </w:trPr>
        <w:tc>
          <w:tcPr>
            <w:tcW w:w="1266" w:type="pct"/>
            <w:vAlign w:val="center"/>
          </w:tcPr>
          <w:p w14:paraId="05F0A9C8" w14:textId="77777777" w:rsidR="00486554" w:rsidRPr="005614C3" w:rsidRDefault="00486554">
            <w:pPr>
              <w:rPr>
                <w:snapToGrid w:val="0"/>
                <w:szCs w:val="24"/>
                <w:lang w:eastAsia="en-US"/>
              </w:rPr>
            </w:pPr>
            <w:r w:rsidRPr="005614C3">
              <w:rPr>
                <w:snapToGrid w:val="0"/>
                <w:szCs w:val="24"/>
                <w:lang w:eastAsia="en-US"/>
              </w:rPr>
              <w:t>L/D ratio</w:t>
            </w:r>
          </w:p>
        </w:tc>
        <w:tc>
          <w:tcPr>
            <w:tcW w:w="469" w:type="pct"/>
            <w:vAlign w:val="center"/>
          </w:tcPr>
          <w:p w14:paraId="7CAE128D" w14:textId="3061D15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3D0AB491" w14:textId="621E42CA" w:rsidR="00486554" w:rsidRPr="00BF09A3" w:rsidRDefault="00C975F3">
            <w:pPr>
              <w:rPr>
                <w:snapToGrid w:val="0"/>
                <w:szCs w:val="24"/>
                <w:lang w:eastAsia="en-US"/>
              </w:rPr>
            </w:pPr>
            <w:r>
              <w:rPr>
                <w:snapToGrid w:val="0"/>
                <w:szCs w:val="24"/>
                <w:lang w:eastAsia="en-US"/>
              </w:rPr>
              <w:t>3:1</w:t>
            </w:r>
          </w:p>
        </w:tc>
      </w:tr>
      <w:tr w:rsidR="00A85937" w14:paraId="6E936EDE" w14:textId="77777777" w:rsidTr="002E4E70">
        <w:trPr>
          <w:gridAfter w:val="1"/>
          <w:wAfter w:w="1133" w:type="pct"/>
        </w:trPr>
        <w:tc>
          <w:tcPr>
            <w:tcW w:w="1266" w:type="pct"/>
            <w:vAlign w:val="center"/>
          </w:tcPr>
          <w:p w14:paraId="38A8F4FD" w14:textId="77777777" w:rsidR="00A85937" w:rsidRPr="005614C3" w:rsidRDefault="00A85937">
            <w:pPr>
              <w:rPr>
                <w:snapToGrid w:val="0"/>
                <w:szCs w:val="24"/>
                <w:lang w:eastAsia="en-US"/>
              </w:rPr>
            </w:pPr>
            <w:r w:rsidRPr="005614C3">
              <w:rPr>
                <w:snapToGrid w:val="0"/>
                <w:szCs w:val="24"/>
                <w:lang w:eastAsia="en-US"/>
              </w:rPr>
              <w:t>Internal Diameter</w:t>
            </w:r>
          </w:p>
        </w:tc>
        <w:tc>
          <w:tcPr>
            <w:tcW w:w="469" w:type="pct"/>
            <w:vAlign w:val="center"/>
          </w:tcPr>
          <w:p w14:paraId="44CB5F5B" w14:textId="77777777" w:rsidR="00A85937" w:rsidRDefault="00A85937">
            <w:r w:rsidRPr="00B1161A">
              <w:rPr>
                <w:snapToGrid w:val="0"/>
                <w:szCs w:val="24"/>
                <w:lang w:eastAsia="en-US"/>
              </w:rPr>
              <w:t>mm</w:t>
            </w:r>
          </w:p>
        </w:tc>
        <w:tc>
          <w:tcPr>
            <w:tcW w:w="2132" w:type="pct"/>
            <w:vAlign w:val="center"/>
          </w:tcPr>
          <w:p w14:paraId="491610E8" w14:textId="77777777" w:rsidR="00A85937" w:rsidRPr="00316251" w:rsidRDefault="00A85937">
            <w:pPr>
              <w:rPr>
                <w:snapToGrid w:val="0"/>
                <w:szCs w:val="24"/>
                <w:lang w:eastAsia="en-US"/>
              </w:rPr>
            </w:pPr>
            <w:r w:rsidRPr="00316251">
              <w:rPr>
                <w:snapToGrid w:val="0"/>
                <w:szCs w:val="24"/>
                <w:lang w:eastAsia="en-US"/>
              </w:rPr>
              <w:t>*</w:t>
            </w:r>
          </w:p>
        </w:tc>
      </w:tr>
      <w:tr w:rsidR="00A85937" w14:paraId="35A818B3" w14:textId="77777777" w:rsidTr="002E4E70">
        <w:trPr>
          <w:gridAfter w:val="1"/>
          <w:wAfter w:w="1133" w:type="pct"/>
        </w:trPr>
        <w:tc>
          <w:tcPr>
            <w:tcW w:w="1266" w:type="pct"/>
            <w:vAlign w:val="center"/>
          </w:tcPr>
          <w:p w14:paraId="29112BA4" w14:textId="77777777" w:rsidR="00A85937" w:rsidRPr="005614C3" w:rsidRDefault="00A85937">
            <w:pPr>
              <w:rPr>
                <w:snapToGrid w:val="0"/>
                <w:szCs w:val="24"/>
                <w:lang w:eastAsia="en-US"/>
              </w:rPr>
            </w:pPr>
            <w:r>
              <w:rPr>
                <w:snapToGrid w:val="0"/>
                <w:szCs w:val="24"/>
                <w:lang w:eastAsia="en-US"/>
              </w:rPr>
              <w:lastRenderedPageBreak/>
              <w:t>Distance b/w TL to TL</w:t>
            </w:r>
          </w:p>
        </w:tc>
        <w:tc>
          <w:tcPr>
            <w:tcW w:w="469" w:type="pct"/>
            <w:vAlign w:val="center"/>
          </w:tcPr>
          <w:p w14:paraId="12C40920" w14:textId="77777777" w:rsidR="00A85937" w:rsidRDefault="00A85937">
            <w:r w:rsidRPr="00B1161A">
              <w:rPr>
                <w:snapToGrid w:val="0"/>
                <w:szCs w:val="24"/>
                <w:lang w:eastAsia="en-US"/>
              </w:rPr>
              <w:t>mm</w:t>
            </w:r>
          </w:p>
        </w:tc>
        <w:tc>
          <w:tcPr>
            <w:tcW w:w="2132" w:type="pct"/>
            <w:vAlign w:val="center"/>
          </w:tcPr>
          <w:p w14:paraId="059EBC3D" w14:textId="77777777" w:rsidR="00A85937" w:rsidRDefault="00A85937">
            <w:r w:rsidRPr="009A180A">
              <w:rPr>
                <w:snapToGrid w:val="0"/>
                <w:szCs w:val="24"/>
                <w:lang w:eastAsia="en-US"/>
              </w:rPr>
              <w:t>*</w:t>
            </w:r>
          </w:p>
        </w:tc>
      </w:tr>
      <w:tr w:rsidR="00A85937" w14:paraId="5B15280C" w14:textId="77777777" w:rsidTr="002E4E70">
        <w:trPr>
          <w:gridAfter w:val="1"/>
          <w:wAfter w:w="1133" w:type="pct"/>
        </w:trPr>
        <w:tc>
          <w:tcPr>
            <w:tcW w:w="1266" w:type="pct"/>
            <w:vAlign w:val="center"/>
          </w:tcPr>
          <w:p w14:paraId="0CC848C6" w14:textId="77777777" w:rsidR="00A85937" w:rsidRDefault="00A85937">
            <w:pPr>
              <w:rPr>
                <w:snapToGrid w:val="0"/>
                <w:szCs w:val="24"/>
                <w:lang w:eastAsia="en-US"/>
              </w:rPr>
            </w:pPr>
            <w:r>
              <w:rPr>
                <w:snapToGrid w:val="0"/>
                <w:szCs w:val="24"/>
                <w:lang w:eastAsia="en-US"/>
              </w:rPr>
              <w:t>Distance b/w bottom dish to Lower TL</w:t>
            </w:r>
          </w:p>
        </w:tc>
        <w:tc>
          <w:tcPr>
            <w:tcW w:w="469" w:type="pct"/>
            <w:vAlign w:val="center"/>
          </w:tcPr>
          <w:p w14:paraId="7A9C7AD0" w14:textId="77777777" w:rsidR="00A85937" w:rsidRDefault="00A85937">
            <w:r w:rsidRPr="00B1161A">
              <w:rPr>
                <w:snapToGrid w:val="0"/>
                <w:szCs w:val="24"/>
                <w:lang w:eastAsia="en-US"/>
              </w:rPr>
              <w:t>mm</w:t>
            </w:r>
          </w:p>
        </w:tc>
        <w:tc>
          <w:tcPr>
            <w:tcW w:w="2132" w:type="pct"/>
            <w:vAlign w:val="center"/>
          </w:tcPr>
          <w:p w14:paraId="6020882E" w14:textId="77777777" w:rsidR="00A85937" w:rsidRDefault="00A85937">
            <w:r w:rsidRPr="009A180A">
              <w:rPr>
                <w:snapToGrid w:val="0"/>
                <w:szCs w:val="24"/>
                <w:lang w:eastAsia="en-US"/>
              </w:rPr>
              <w:t>*</w:t>
            </w:r>
          </w:p>
        </w:tc>
      </w:tr>
      <w:tr w:rsidR="00A85937" w14:paraId="53CC5631" w14:textId="77777777" w:rsidTr="002E4E70">
        <w:trPr>
          <w:gridAfter w:val="1"/>
          <w:wAfter w:w="1133" w:type="pct"/>
        </w:trPr>
        <w:tc>
          <w:tcPr>
            <w:tcW w:w="1266" w:type="pct"/>
            <w:vAlign w:val="center"/>
          </w:tcPr>
          <w:p w14:paraId="55AE3E4F" w14:textId="77777777" w:rsidR="00A85937" w:rsidRDefault="00A85937">
            <w:pPr>
              <w:rPr>
                <w:snapToGrid w:val="0"/>
                <w:szCs w:val="24"/>
                <w:lang w:eastAsia="en-US"/>
              </w:rPr>
            </w:pPr>
            <w:r>
              <w:rPr>
                <w:snapToGrid w:val="0"/>
                <w:szCs w:val="24"/>
                <w:lang w:eastAsia="en-US"/>
              </w:rPr>
              <w:t>Distance b/w top dish to top TL</w:t>
            </w:r>
          </w:p>
        </w:tc>
        <w:tc>
          <w:tcPr>
            <w:tcW w:w="469" w:type="pct"/>
            <w:vAlign w:val="center"/>
          </w:tcPr>
          <w:p w14:paraId="18993066" w14:textId="77777777" w:rsidR="00A85937" w:rsidRDefault="00A85937">
            <w:r w:rsidRPr="006F4452">
              <w:rPr>
                <w:snapToGrid w:val="0"/>
                <w:szCs w:val="24"/>
                <w:lang w:eastAsia="en-US"/>
              </w:rPr>
              <w:t>mm</w:t>
            </w:r>
          </w:p>
        </w:tc>
        <w:tc>
          <w:tcPr>
            <w:tcW w:w="2132" w:type="pct"/>
            <w:vAlign w:val="center"/>
          </w:tcPr>
          <w:p w14:paraId="47E26869" w14:textId="77777777" w:rsidR="00A85937" w:rsidRDefault="00A85937">
            <w:r w:rsidRPr="009A180A">
              <w:rPr>
                <w:snapToGrid w:val="0"/>
                <w:szCs w:val="24"/>
                <w:lang w:eastAsia="en-US"/>
              </w:rPr>
              <w:t>*</w:t>
            </w:r>
          </w:p>
        </w:tc>
      </w:tr>
      <w:tr w:rsidR="00A85937" w14:paraId="7025EF0E" w14:textId="77777777" w:rsidTr="002E4E70">
        <w:trPr>
          <w:gridAfter w:val="1"/>
          <w:wAfter w:w="1133" w:type="pct"/>
        </w:trPr>
        <w:tc>
          <w:tcPr>
            <w:tcW w:w="1266" w:type="pct"/>
            <w:vAlign w:val="center"/>
          </w:tcPr>
          <w:p w14:paraId="61136BAB" w14:textId="77777777" w:rsidR="00A85937" w:rsidRDefault="00A85937">
            <w:pPr>
              <w:rPr>
                <w:snapToGrid w:val="0"/>
                <w:szCs w:val="24"/>
                <w:lang w:eastAsia="en-US"/>
              </w:rPr>
            </w:pPr>
            <w:r>
              <w:rPr>
                <w:snapToGrid w:val="0"/>
                <w:szCs w:val="24"/>
                <w:lang w:eastAsia="en-US"/>
              </w:rPr>
              <w:t>Distance b/w bottom dish to Floor</w:t>
            </w:r>
          </w:p>
        </w:tc>
        <w:tc>
          <w:tcPr>
            <w:tcW w:w="469" w:type="pct"/>
            <w:vAlign w:val="center"/>
          </w:tcPr>
          <w:p w14:paraId="41165F1B" w14:textId="77777777" w:rsidR="00A85937" w:rsidRDefault="00A85937">
            <w:r w:rsidRPr="006F4452">
              <w:rPr>
                <w:snapToGrid w:val="0"/>
                <w:szCs w:val="24"/>
                <w:lang w:eastAsia="en-US"/>
              </w:rPr>
              <w:t>mm</w:t>
            </w:r>
          </w:p>
        </w:tc>
        <w:tc>
          <w:tcPr>
            <w:tcW w:w="2132" w:type="pct"/>
            <w:vAlign w:val="center"/>
          </w:tcPr>
          <w:p w14:paraId="124B5C70" w14:textId="77777777" w:rsidR="00A85937" w:rsidRDefault="00A85937">
            <w:r w:rsidRPr="009A180A">
              <w:rPr>
                <w:snapToGrid w:val="0"/>
                <w:szCs w:val="24"/>
                <w:lang w:eastAsia="en-US"/>
              </w:rPr>
              <w:t>*</w:t>
            </w:r>
          </w:p>
        </w:tc>
      </w:tr>
      <w:tr w:rsidR="00486554" w14:paraId="384CD896" w14:textId="77777777" w:rsidTr="002E4E70">
        <w:trPr>
          <w:gridAfter w:val="1"/>
          <w:wAfter w:w="1133" w:type="pct"/>
        </w:trPr>
        <w:tc>
          <w:tcPr>
            <w:tcW w:w="1266" w:type="pct"/>
            <w:vAlign w:val="center"/>
          </w:tcPr>
          <w:p w14:paraId="7A50D907" w14:textId="77777777" w:rsidR="00486554" w:rsidRDefault="00486554">
            <w:pPr>
              <w:rPr>
                <w:snapToGrid w:val="0"/>
                <w:szCs w:val="24"/>
                <w:lang w:eastAsia="en-US"/>
              </w:rPr>
            </w:pPr>
            <w:r>
              <w:rPr>
                <w:snapToGrid w:val="0"/>
                <w:szCs w:val="24"/>
                <w:lang w:eastAsia="en-US"/>
              </w:rPr>
              <w:t>Distance between Top of Agitator and Top dish</w:t>
            </w:r>
          </w:p>
        </w:tc>
        <w:tc>
          <w:tcPr>
            <w:tcW w:w="469" w:type="pct"/>
            <w:vAlign w:val="center"/>
          </w:tcPr>
          <w:p w14:paraId="0AA2E5F2" w14:textId="77777777" w:rsidR="00486554" w:rsidRDefault="00A85937">
            <w:pPr>
              <w:rPr>
                <w:snapToGrid w:val="0"/>
                <w:szCs w:val="24"/>
                <w:lang w:eastAsia="en-US"/>
              </w:rPr>
            </w:pPr>
            <w:r>
              <w:rPr>
                <w:snapToGrid w:val="0"/>
                <w:szCs w:val="24"/>
                <w:lang w:eastAsia="en-US"/>
              </w:rPr>
              <w:t>m</w:t>
            </w:r>
            <w:r w:rsidR="00486554">
              <w:rPr>
                <w:snapToGrid w:val="0"/>
                <w:szCs w:val="24"/>
                <w:lang w:eastAsia="en-US"/>
              </w:rPr>
              <w:t>m</w:t>
            </w:r>
          </w:p>
        </w:tc>
        <w:tc>
          <w:tcPr>
            <w:tcW w:w="2132" w:type="pct"/>
            <w:vAlign w:val="center"/>
          </w:tcPr>
          <w:p w14:paraId="265C26E5" w14:textId="77777777" w:rsidR="00486554" w:rsidRDefault="00486554">
            <w:r w:rsidRPr="009A180A">
              <w:rPr>
                <w:snapToGrid w:val="0"/>
                <w:szCs w:val="24"/>
                <w:lang w:eastAsia="en-US"/>
              </w:rPr>
              <w:t>*</w:t>
            </w:r>
          </w:p>
        </w:tc>
      </w:tr>
      <w:tr w:rsidR="00A85937" w14:paraId="3E518F74" w14:textId="77777777" w:rsidTr="002E4E70">
        <w:trPr>
          <w:gridAfter w:val="1"/>
          <w:wAfter w:w="1133" w:type="pct"/>
        </w:trPr>
        <w:tc>
          <w:tcPr>
            <w:tcW w:w="1266" w:type="pct"/>
            <w:vAlign w:val="center"/>
          </w:tcPr>
          <w:p w14:paraId="771DD193" w14:textId="77777777" w:rsidR="00A85937" w:rsidRDefault="00A85937">
            <w:pPr>
              <w:rPr>
                <w:snapToGrid w:val="0"/>
                <w:szCs w:val="24"/>
                <w:lang w:eastAsia="en-US"/>
              </w:rPr>
            </w:pPr>
            <w:r>
              <w:rPr>
                <w:snapToGrid w:val="0"/>
                <w:szCs w:val="24"/>
                <w:lang w:eastAsia="en-US"/>
              </w:rPr>
              <w:t>Total Heat Transfer Area</w:t>
            </w:r>
          </w:p>
        </w:tc>
        <w:tc>
          <w:tcPr>
            <w:tcW w:w="469" w:type="pct"/>
            <w:vAlign w:val="center"/>
          </w:tcPr>
          <w:p w14:paraId="4DFDE17F" w14:textId="77777777" w:rsidR="00A85937" w:rsidRDefault="00A85937">
            <w:pPr>
              <w:rPr>
                <w:snapToGrid w:val="0"/>
                <w:szCs w:val="24"/>
                <w:lang w:eastAsia="en-US"/>
              </w:rPr>
            </w:pPr>
            <w:r>
              <w:rPr>
                <w:snapToGrid w:val="0"/>
                <w:szCs w:val="24"/>
                <w:lang w:eastAsia="en-US"/>
              </w:rPr>
              <w:t>m²</w:t>
            </w:r>
          </w:p>
        </w:tc>
        <w:tc>
          <w:tcPr>
            <w:tcW w:w="2132" w:type="pct"/>
            <w:vAlign w:val="center"/>
          </w:tcPr>
          <w:p w14:paraId="1FC0B0F6" w14:textId="77777777" w:rsidR="00A85937" w:rsidRDefault="00A85937">
            <w:r w:rsidRPr="009A180A">
              <w:rPr>
                <w:snapToGrid w:val="0"/>
                <w:szCs w:val="24"/>
                <w:lang w:eastAsia="en-US"/>
              </w:rPr>
              <w:t>*</w:t>
            </w:r>
          </w:p>
        </w:tc>
      </w:tr>
      <w:tr w:rsidR="00A85937" w14:paraId="1F397400" w14:textId="77777777" w:rsidTr="002E4E70">
        <w:trPr>
          <w:gridAfter w:val="1"/>
          <w:wAfter w:w="1133" w:type="pct"/>
          <w:trHeight w:val="728"/>
        </w:trPr>
        <w:tc>
          <w:tcPr>
            <w:tcW w:w="1266" w:type="pct"/>
            <w:vAlign w:val="center"/>
          </w:tcPr>
          <w:p w14:paraId="59F936EC" w14:textId="77777777" w:rsidR="00A85937" w:rsidRDefault="00A85937">
            <w:pPr>
              <w:rPr>
                <w:snapToGrid w:val="0"/>
                <w:szCs w:val="24"/>
                <w:lang w:eastAsia="en-US"/>
              </w:rPr>
            </w:pPr>
            <w:r>
              <w:rPr>
                <w:snapToGrid w:val="0"/>
                <w:szCs w:val="24"/>
                <w:lang w:eastAsia="en-US"/>
              </w:rPr>
              <w:t>Heat transfer Area from Bottom Dish</w:t>
            </w:r>
          </w:p>
        </w:tc>
        <w:tc>
          <w:tcPr>
            <w:tcW w:w="469" w:type="pct"/>
            <w:vAlign w:val="center"/>
          </w:tcPr>
          <w:p w14:paraId="48BCD726" w14:textId="77777777" w:rsidR="00A85937" w:rsidRDefault="00A85937">
            <w:pPr>
              <w:rPr>
                <w:snapToGrid w:val="0"/>
                <w:szCs w:val="24"/>
                <w:lang w:eastAsia="en-US"/>
              </w:rPr>
            </w:pPr>
            <w:r>
              <w:rPr>
                <w:snapToGrid w:val="0"/>
                <w:szCs w:val="24"/>
                <w:lang w:eastAsia="en-US"/>
              </w:rPr>
              <w:t>m²</w:t>
            </w:r>
          </w:p>
        </w:tc>
        <w:tc>
          <w:tcPr>
            <w:tcW w:w="2132" w:type="pct"/>
            <w:vAlign w:val="center"/>
          </w:tcPr>
          <w:p w14:paraId="0F96975D" w14:textId="77777777" w:rsidR="00A85937" w:rsidRDefault="00A85937">
            <w:r w:rsidRPr="009A180A">
              <w:rPr>
                <w:snapToGrid w:val="0"/>
                <w:szCs w:val="24"/>
                <w:lang w:eastAsia="en-US"/>
              </w:rPr>
              <w:t>*</w:t>
            </w:r>
          </w:p>
        </w:tc>
      </w:tr>
      <w:tr w:rsidR="00A85937" w14:paraId="65DE16D8" w14:textId="77777777" w:rsidTr="002E4E70">
        <w:trPr>
          <w:gridAfter w:val="1"/>
          <w:wAfter w:w="1133" w:type="pct"/>
          <w:trHeight w:val="530"/>
        </w:trPr>
        <w:tc>
          <w:tcPr>
            <w:tcW w:w="1266" w:type="pct"/>
            <w:vAlign w:val="center"/>
          </w:tcPr>
          <w:p w14:paraId="7A23D3BA" w14:textId="77777777" w:rsidR="00A85937" w:rsidRDefault="00A85937">
            <w:pPr>
              <w:rPr>
                <w:snapToGrid w:val="0"/>
                <w:szCs w:val="24"/>
                <w:lang w:eastAsia="en-US"/>
              </w:rPr>
            </w:pPr>
            <w:r>
              <w:rPr>
                <w:snapToGrid w:val="0"/>
                <w:szCs w:val="24"/>
                <w:lang w:eastAsia="en-US"/>
              </w:rPr>
              <w:t>Heat Transfer Area from Shell</w:t>
            </w:r>
          </w:p>
        </w:tc>
        <w:tc>
          <w:tcPr>
            <w:tcW w:w="469" w:type="pct"/>
            <w:vAlign w:val="center"/>
          </w:tcPr>
          <w:p w14:paraId="4B7E7B75" w14:textId="77777777" w:rsidR="00A85937" w:rsidRDefault="00A85937">
            <w:pPr>
              <w:rPr>
                <w:snapToGrid w:val="0"/>
                <w:szCs w:val="24"/>
                <w:lang w:eastAsia="en-US"/>
              </w:rPr>
            </w:pPr>
            <w:r>
              <w:rPr>
                <w:snapToGrid w:val="0"/>
                <w:szCs w:val="24"/>
                <w:lang w:eastAsia="en-US"/>
              </w:rPr>
              <w:t>m²</w:t>
            </w:r>
          </w:p>
        </w:tc>
        <w:tc>
          <w:tcPr>
            <w:tcW w:w="2132" w:type="pct"/>
            <w:vAlign w:val="center"/>
          </w:tcPr>
          <w:p w14:paraId="4E531F21" w14:textId="77777777" w:rsidR="00A85937" w:rsidRDefault="00A85937">
            <w:r w:rsidRPr="009A180A">
              <w:rPr>
                <w:snapToGrid w:val="0"/>
                <w:szCs w:val="24"/>
                <w:lang w:eastAsia="en-US"/>
              </w:rPr>
              <w:t>*</w:t>
            </w:r>
          </w:p>
        </w:tc>
      </w:tr>
      <w:tr w:rsidR="00486554" w14:paraId="0C4FBA43" w14:textId="77777777" w:rsidTr="002E4E70">
        <w:trPr>
          <w:gridAfter w:val="1"/>
          <w:wAfter w:w="1133" w:type="pct"/>
          <w:trHeight w:val="1043"/>
        </w:trPr>
        <w:tc>
          <w:tcPr>
            <w:tcW w:w="1266" w:type="pct"/>
            <w:vAlign w:val="center"/>
          </w:tcPr>
          <w:p w14:paraId="141F3EDA" w14:textId="77777777" w:rsidR="00486554" w:rsidRDefault="00486554">
            <w:pPr>
              <w:rPr>
                <w:snapToGrid w:val="0"/>
                <w:szCs w:val="24"/>
                <w:lang w:eastAsia="en-US"/>
              </w:rPr>
            </w:pPr>
            <w:r>
              <w:rPr>
                <w:snapToGrid w:val="0"/>
                <w:szCs w:val="24"/>
                <w:lang w:eastAsia="en-US"/>
              </w:rPr>
              <w:t>Heat Transfer Area from Internal coils</w:t>
            </w:r>
          </w:p>
        </w:tc>
        <w:tc>
          <w:tcPr>
            <w:tcW w:w="469" w:type="pct"/>
            <w:vAlign w:val="center"/>
          </w:tcPr>
          <w:p w14:paraId="0DBAF7A2" w14:textId="77777777" w:rsidR="00486554" w:rsidRDefault="00A85937">
            <w:pPr>
              <w:rPr>
                <w:snapToGrid w:val="0"/>
                <w:szCs w:val="24"/>
                <w:lang w:eastAsia="en-US"/>
              </w:rPr>
            </w:pPr>
            <w:r>
              <w:rPr>
                <w:snapToGrid w:val="0"/>
                <w:szCs w:val="24"/>
                <w:lang w:eastAsia="en-US"/>
              </w:rPr>
              <w:t>m²</w:t>
            </w:r>
          </w:p>
        </w:tc>
        <w:tc>
          <w:tcPr>
            <w:tcW w:w="2132" w:type="pct"/>
            <w:vAlign w:val="center"/>
          </w:tcPr>
          <w:p w14:paraId="58BAAB70" w14:textId="77777777" w:rsidR="00486554" w:rsidRDefault="00486554">
            <w:r w:rsidRPr="009A180A">
              <w:rPr>
                <w:snapToGrid w:val="0"/>
                <w:szCs w:val="24"/>
                <w:lang w:eastAsia="en-US"/>
              </w:rPr>
              <w:t>*</w:t>
            </w:r>
          </w:p>
        </w:tc>
      </w:tr>
      <w:tr w:rsidR="00486554" w14:paraId="3753E936" w14:textId="77777777" w:rsidTr="002E4E70">
        <w:tc>
          <w:tcPr>
            <w:tcW w:w="1266" w:type="pct"/>
            <w:vAlign w:val="center"/>
          </w:tcPr>
          <w:p w14:paraId="69A95642" w14:textId="77777777" w:rsidR="00486554" w:rsidRPr="005614C3" w:rsidRDefault="00486554">
            <w:pPr>
              <w:rPr>
                <w:snapToGrid w:val="0"/>
                <w:szCs w:val="24"/>
                <w:lang w:eastAsia="en-US"/>
              </w:rPr>
            </w:pPr>
          </w:p>
        </w:tc>
        <w:tc>
          <w:tcPr>
            <w:tcW w:w="469" w:type="pct"/>
            <w:vAlign w:val="center"/>
          </w:tcPr>
          <w:p w14:paraId="205F0B7A" w14:textId="77777777" w:rsidR="00486554" w:rsidRDefault="00486554">
            <w:pPr>
              <w:rPr>
                <w:b/>
                <w:snapToGrid w:val="0"/>
                <w:szCs w:val="24"/>
                <w:u w:val="single"/>
                <w:lang w:eastAsia="en-US"/>
              </w:rPr>
            </w:pPr>
          </w:p>
        </w:tc>
        <w:tc>
          <w:tcPr>
            <w:tcW w:w="2132" w:type="pct"/>
            <w:vAlign w:val="center"/>
          </w:tcPr>
          <w:p w14:paraId="79481791" w14:textId="77777777" w:rsidR="00486554" w:rsidRPr="001F3203" w:rsidRDefault="00486554">
            <w:pPr>
              <w:rPr>
                <w:b/>
                <w:snapToGrid w:val="0"/>
                <w:szCs w:val="24"/>
                <w:lang w:eastAsia="en-US"/>
              </w:rPr>
            </w:pPr>
            <w:r w:rsidRPr="001F3203">
              <w:rPr>
                <w:b/>
                <w:snapToGrid w:val="0"/>
                <w:szCs w:val="24"/>
                <w:lang w:eastAsia="en-US"/>
              </w:rPr>
              <w:t>PROCESS SIDE</w:t>
            </w:r>
          </w:p>
        </w:tc>
        <w:tc>
          <w:tcPr>
            <w:tcW w:w="1133" w:type="pct"/>
            <w:vAlign w:val="center"/>
          </w:tcPr>
          <w:p w14:paraId="5DBD041E" w14:textId="77777777" w:rsidR="00486554" w:rsidRPr="001F3203" w:rsidRDefault="00486554">
            <w:pPr>
              <w:rPr>
                <w:b/>
                <w:snapToGrid w:val="0"/>
                <w:szCs w:val="24"/>
                <w:lang w:eastAsia="en-US"/>
              </w:rPr>
            </w:pPr>
            <w:r w:rsidRPr="001F3203">
              <w:rPr>
                <w:b/>
                <w:snapToGrid w:val="0"/>
                <w:szCs w:val="24"/>
                <w:lang w:eastAsia="en-US"/>
              </w:rPr>
              <w:t>UTILITY SIDE</w:t>
            </w:r>
          </w:p>
        </w:tc>
      </w:tr>
      <w:tr w:rsidR="00486554" w14:paraId="3D8C9C6D" w14:textId="77777777" w:rsidTr="002E4E70">
        <w:tc>
          <w:tcPr>
            <w:tcW w:w="1266" w:type="pct"/>
            <w:vAlign w:val="center"/>
          </w:tcPr>
          <w:p w14:paraId="29268F31" w14:textId="77777777" w:rsidR="00486554" w:rsidRPr="005614C3" w:rsidRDefault="00486554">
            <w:pPr>
              <w:rPr>
                <w:snapToGrid w:val="0"/>
                <w:szCs w:val="24"/>
                <w:lang w:eastAsia="en-US"/>
              </w:rPr>
            </w:pPr>
            <w:r w:rsidRPr="005614C3">
              <w:rPr>
                <w:snapToGrid w:val="0"/>
                <w:szCs w:val="24"/>
                <w:lang w:eastAsia="en-US"/>
              </w:rPr>
              <w:t>Fluid</w:t>
            </w:r>
          </w:p>
        </w:tc>
        <w:tc>
          <w:tcPr>
            <w:tcW w:w="469" w:type="pct"/>
            <w:vAlign w:val="center"/>
          </w:tcPr>
          <w:p w14:paraId="475004B8" w14:textId="5D6A5226"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63D1F057" w14:textId="77777777" w:rsidR="00486554" w:rsidRPr="005614C3" w:rsidRDefault="00486554">
            <w:pPr>
              <w:rPr>
                <w:snapToGrid w:val="0"/>
                <w:szCs w:val="24"/>
                <w:lang w:eastAsia="en-US"/>
              </w:rPr>
            </w:pPr>
            <w:r>
              <w:rPr>
                <w:snapToGrid w:val="0"/>
                <w:szCs w:val="24"/>
                <w:lang w:eastAsia="en-US"/>
              </w:rPr>
              <w:t>Fermentation Media</w:t>
            </w:r>
          </w:p>
        </w:tc>
        <w:tc>
          <w:tcPr>
            <w:tcW w:w="1133" w:type="pct"/>
            <w:vAlign w:val="center"/>
          </w:tcPr>
          <w:p w14:paraId="07FE3038" w14:textId="77777777" w:rsidR="00486554" w:rsidRPr="005614C3" w:rsidRDefault="00486554">
            <w:pPr>
              <w:rPr>
                <w:snapToGrid w:val="0"/>
                <w:szCs w:val="24"/>
                <w:lang w:eastAsia="en-US"/>
              </w:rPr>
            </w:pPr>
            <w:r>
              <w:rPr>
                <w:snapToGrid w:val="0"/>
                <w:szCs w:val="24"/>
                <w:lang w:eastAsia="en-US"/>
              </w:rPr>
              <w:t>C</w:t>
            </w:r>
            <w:r w:rsidRPr="005614C3">
              <w:rPr>
                <w:snapToGrid w:val="0"/>
                <w:szCs w:val="24"/>
                <w:lang w:eastAsia="en-US"/>
              </w:rPr>
              <w:t>hilled water</w:t>
            </w:r>
            <w:r>
              <w:rPr>
                <w:snapToGrid w:val="0"/>
                <w:szCs w:val="24"/>
                <w:lang w:eastAsia="en-US"/>
              </w:rPr>
              <w:t xml:space="preserve"> </w:t>
            </w:r>
            <w:r w:rsidRPr="005614C3">
              <w:rPr>
                <w:snapToGrid w:val="0"/>
                <w:szCs w:val="24"/>
                <w:lang w:eastAsia="en-US"/>
              </w:rPr>
              <w:t xml:space="preserve">/ </w:t>
            </w:r>
            <w:r>
              <w:rPr>
                <w:snapToGrid w:val="0"/>
                <w:szCs w:val="24"/>
                <w:lang w:eastAsia="en-US"/>
              </w:rPr>
              <w:t>P</w:t>
            </w:r>
            <w:r w:rsidRPr="005614C3">
              <w:rPr>
                <w:snapToGrid w:val="0"/>
                <w:szCs w:val="24"/>
                <w:lang w:eastAsia="en-US"/>
              </w:rPr>
              <w:t>lant steam</w:t>
            </w:r>
          </w:p>
        </w:tc>
      </w:tr>
      <w:tr w:rsidR="00486554" w14:paraId="74C9C9B0" w14:textId="77777777" w:rsidTr="002E4E70">
        <w:tc>
          <w:tcPr>
            <w:tcW w:w="1266" w:type="pct"/>
            <w:vAlign w:val="center"/>
          </w:tcPr>
          <w:p w14:paraId="5659D165" w14:textId="77777777" w:rsidR="00486554" w:rsidRPr="005614C3" w:rsidRDefault="00486554">
            <w:pPr>
              <w:rPr>
                <w:snapToGrid w:val="0"/>
                <w:szCs w:val="24"/>
                <w:lang w:eastAsia="en-US"/>
              </w:rPr>
            </w:pPr>
            <w:r w:rsidRPr="005614C3">
              <w:rPr>
                <w:snapToGrid w:val="0"/>
                <w:szCs w:val="24"/>
                <w:lang w:eastAsia="en-US"/>
              </w:rPr>
              <w:t>MOC</w:t>
            </w:r>
          </w:p>
        </w:tc>
        <w:tc>
          <w:tcPr>
            <w:tcW w:w="469" w:type="pct"/>
            <w:vAlign w:val="center"/>
          </w:tcPr>
          <w:p w14:paraId="4EC2FAB0" w14:textId="52DE556B"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29181A77"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316 L</w:t>
            </w:r>
          </w:p>
        </w:tc>
        <w:tc>
          <w:tcPr>
            <w:tcW w:w="1133" w:type="pct"/>
            <w:vAlign w:val="center"/>
          </w:tcPr>
          <w:p w14:paraId="1CBC099F"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304</w:t>
            </w:r>
            <w:r>
              <w:rPr>
                <w:snapToGrid w:val="0"/>
                <w:szCs w:val="24"/>
                <w:lang w:eastAsia="en-US"/>
              </w:rPr>
              <w:t xml:space="preserve"> </w:t>
            </w:r>
            <w:r w:rsidRPr="0093778C">
              <w:rPr>
                <w:snapToGrid w:val="0"/>
                <w:szCs w:val="24"/>
                <w:lang w:eastAsia="en-US"/>
              </w:rPr>
              <w:t>/</w:t>
            </w:r>
            <w:r>
              <w:rPr>
                <w:snapToGrid w:val="0"/>
                <w:szCs w:val="24"/>
                <w:lang w:eastAsia="en-US"/>
              </w:rPr>
              <w:t xml:space="preserve"> SS</w:t>
            </w:r>
            <w:r w:rsidRPr="0093778C">
              <w:rPr>
                <w:snapToGrid w:val="0"/>
                <w:szCs w:val="24"/>
                <w:lang w:eastAsia="en-US"/>
              </w:rPr>
              <w:t>304L</w:t>
            </w:r>
          </w:p>
        </w:tc>
      </w:tr>
      <w:tr w:rsidR="00486554" w14:paraId="4D553C6B" w14:textId="77777777" w:rsidTr="002E4E70">
        <w:tc>
          <w:tcPr>
            <w:tcW w:w="1266" w:type="pct"/>
            <w:vAlign w:val="center"/>
          </w:tcPr>
          <w:p w14:paraId="7C4B563A" w14:textId="77777777" w:rsidR="00486554" w:rsidRPr="005614C3" w:rsidRDefault="00486554">
            <w:pPr>
              <w:rPr>
                <w:snapToGrid w:val="0"/>
                <w:szCs w:val="24"/>
                <w:lang w:eastAsia="en-US"/>
              </w:rPr>
            </w:pPr>
            <w:r w:rsidRPr="005614C3">
              <w:rPr>
                <w:snapToGrid w:val="0"/>
                <w:szCs w:val="24"/>
                <w:lang w:eastAsia="en-US"/>
              </w:rPr>
              <w:t>Surface Finish for Wetted Parts</w:t>
            </w:r>
          </w:p>
        </w:tc>
        <w:tc>
          <w:tcPr>
            <w:tcW w:w="469" w:type="pct"/>
            <w:vAlign w:val="center"/>
          </w:tcPr>
          <w:p w14:paraId="7137E17C" w14:textId="367FCD01"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07D239FA" w14:textId="77777777" w:rsidR="00486554" w:rsidRPr="0093778C" w:rsidRDefault="00486554">
            <w:pPr>
              <w:rPr>
                <w:snapToGrid w:val="0"/>
                <w:szCs w:val="24"/>
                <w:lang w:eastAsia="en-US"/>
              </w:rPr>
            </w:pPr>
            <w:r w:rsidRPr="0093778C">
              <w:rPr>
                <w:snapToGrid w:val="0"/>
                <w:szCs w:val="24"/>
                <w:lang w:eastAsia="en-US"/>
              </w:rPr>
              <w:t xml:space="preserve">Ra ≤ 0.4 µm and electro-polished according to ASME BPE </w:t>
            </w:r>
            <w:r>
              <w:rPr>
                <w:snapToGrid w:val="0"/>
                <w:szCs w:val="24"/>
                <w:lang w:eastAsia="en-US"/>
              </w:rPr>
              <w:t>2009</w:t>
            </w:r>
          </w:p>
        </w:tc>
        <w:tc>
          <w:tcPr>
            <w:tcW w:w="1133" w:type="pct"/>
            <w:vAlign w:val="center"/>
          </w:tcPr>
          <w:p w14:paraId="2706DCE6" w14:textId="7087DF36" w:rsidR="00486554" w:rsidRPr="0093778C" w:rsidRDefault="00B4737D">
            <w:pPr>
              <w:rPr>
                <w:snapToGrid w:val="0"/>
                <w:szCs w:val="24"/>
                <w:lang w:eastAsia="en-US"/>
              </w:rPr>
            </w:pPr>
            <w:r>
              <w:rPr>
                <w:snapToGrid w:val="0"/>
                <w:szCs w:val="24"/>
                <w:lang w:eastAsia="en-US"/>
              </w:rPr>
              <w:t>*</w:t>
            </w:r>
          </w:p>
        </w:tc>
      </w:tr>
      <w:tr w:rsidR="00486554" w14:paraId="40D091BA" w14:textId="77777777" w:rsidTr="002E4E70">
        <w:tc>
          <w:tcPr>
            <w:tcW w:w="1266" w:type="pct"/>
            <w:vAlign w:val="center"/>
          </w:tcPr>
          <w:p w14:paraId="59FBBF0B" w14:textId="77777777" w:rsidR="00486554" w:rsidRPr="005614C3" w:rsidRDefault="00486554">
            <w:pPr>
              <w:rPr>
                <w:snapToGrid w:val="0"/>
                <w:szCs w:val="24"/>
                <w:lang w:eastAsia="en-US"/>
              </w:rPr>
            </w:pPr>
            <w:r>
              <w:rPr>
                <w:snapToGrid w:val="0"/>
                <w:szCs w:val="24"/>
                <w:lang w:eastAsia="en-US"/>
              </w:rPr>
              <w:t xml:space="preserve">‘O’ Ring / </w:t>
            </w:r>
            <w:r w:rsidR="00206142">
              <w:rPr>
                <w:snapToGrid w:val="0"/>
                <w:szCs w:val="24"/>
                <w:lang w:eastAsia="en-US"/>
              </w:rPr>
              <w:t>Packing’s</w:t>
            </w:r>
          </w:p>
        </w:tc>
        <w:tc>
          <w:tcPr>
            <w:tcW w:w="469" w:type="pct"/>
            <w:vAlign w:val="center"/>
          </w:tcPr>
          <w:p w14:paraId="29DCF199" w14:textId="5FE85EC0"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1C2D43F0" w14:textId="77777777" w:rsidR="00486554" w:rsidRPr="0093778C" w:rsidRDefault="001871F5">
            <w:pPr>
              <w:rPr>
                <w:snapToGrid w:val="0"/>
                <w:szCs w:val="24"/>
                <w:lang w:eastAsia="en-US"/>
              </w:rPr>
            </w:pPr>
            <w:r>
              <w:t>Ethylene Propylene Diene Monomer</w:t>
            </w:r>
            <w:r w:rsidRPr="0093778C">
              <w:rPr>
                <w:snapToGrid w:val="0"/>
                <w:szCs w:val="24"/>
                <w:lang w:eastAsia="en-US"/>
              </w:rPr>
              <w:t xml:space="preserve"> </w:t>
            </w:r>
            <w:r w:rsidR="00486554" w:rsidRPr="0093778C">
              <w:rPr>
                <w:snapToGrid w:val="0"/>
                <w:szCs w:val="24"/>
                <w:lang w:eastAsia="en-US"/>
              </w:rPr>
              <w:t>EPDM</w:t>
            </w:r>
            <w:r>
              <w:rPr>
                <w:snapToGrid w:val="0"/>
                <w:szCs w:val="24"/>
                <w:lang w:eastAsia="en-US"/>
              </w:rPr>
              <w:t>)</w:t>
            </w:r>
            <w:r w:rsidR="00486554" w:rsidRPr="0093778C">
              <w:rPr>
                <w:snapToGrid w:val="0"/>
                <w:szCs w:val="24"/>
                <w:lang w:eastAsia="en-US"/>
              </w:rPr>
              <w:t xml:space="preserve">/ </w:t>
            </w:r>
            <w:r w:rsidR="004A51BC">
              <w:t>Polytetrafluoroethylene</w:t>
            </w:r>
            <w:r w:rsidR="004A51BC">
              <w:rPr>
                <w:snapToGrid w:val="0"/>
                <w:szCs w:val="24"/>
                <w:lang w:eastAsia="en-US"/>
              </w:rPr>
              <w:t xml:space="preserve"> </w:t>
            </w:r>
            <w:r>
              <w:rPr>
                <w:snapToGrid w:val="0"/>
                <w:szCs w:val="24"/>
                <w:lang w:eastAsia="en-US"/>
              </w:rPr>
              <w:t>(</w:t>
            </w:r>
            <w:r w:rsidR="00486554" w:rsidRPr="0093778C">
              <w:rPr>
                <w:snapToGrid w:val="0"/>
                <w:szCs w:val="24"/>
                <w:lang w:eastAsia="en-US"/>
              </w:rPr>
              <w:t>PTFE</w:t>
            </w:r>
            <w:r>
              <w:rPr>
                <w:snapToGrid w:val="0"/>
                <w:szCs w:val="24"/>
                <w:lang w:eastAsia="en-US"/>
              </w:rPr>
              <w:t>)</w:t>
            </w:r>
          </w:p>
        </w:tc>
        <w:tc>
          <w:tcPr>
            <w:tcW w:w="1133" w:type="pct"/>
            <w:vAlign w:val="center"/>
          </w:tcPr>
          <w:p w14:paraId="0F94215C" w14:textId="278B174D" w:rsidR="00486554" w:rsidRPr="0093778C" w:rsidRDefault="00B4737D">
            <w:pPr>
              <w:rPr>
                <w:snapToGrid w:val="0"/>
                <w:szCs w:val="24"/>
                <w:lang w:eastAsia="en-US"/>
              </w:rPr>
            </w:pPr>
            <w:r>
              <w:rPr>
                <w:snapToGrid w:val="0"/>
                <w:szCs w:val="24"/>
                <w:lang w:eastAsia="en-US"/>
              </w:rPr>
              <w:t>*</w:t>
            </w:r>
          </w:p>
        </w:tc>
      </w:tr>
      <w:tr w:rsidR="00486554" w14:paraId="273CD32F" w14:textId="77777777" w:rsidTr="002E4E70">
        <w:tc>
          <w:tcPr>
            <w:tcW w:w="1266" w:type="pct"/>
            <w:vAlign w:val="center"/>
          </w:tcPr>
          <w:p w14:paraId="1C73551A" w14:textId="77777777" w:rsidR="00486554" w:rsidRPr="005614C3" w:rsidRDefault="00694AFF">
            <w:pPr>
              <w:rPr>
                <w:snapToGrid w:val="0"/>
                <w:szCs w:val="24"/>
                <w:lang w:eastAsia="en-US"/>
              </w:rPr>
            </w:pPr>
            <w:r w:rsidRPr="005614C3">
              <w:rPr>
                <w:snapToGrid w:val="0"/>
                <w:szCs w:val="24"/>
                <w:lang w:eastAsia="en-US"/>
              </w:rPr>
              <w:t>Sterilization</w:t>
            </w:r>
            <w:r w:rsidR="00486554" w:rsidRPr="005614C3">
              <w:rPr>
                <w:snapToGrid w:val="0"/>
                <w:szCs w:val="24"/>
                <w:lang w:eastAsia="en-US"/>
              </w:rPr>
              <w:t xml:space="preserve"> Temperature</w:t>
            </w:r>
          </w:p>
        </w:tc>
        <w:tc>
          <w:tcPr>
            <w:tcW w:w="469" w:type="pct"/>
            <w:vAlign w:val="center"/>
          </w:tcPr>
          <w:p w14:paraId="0F9499B2"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52D8ED92" w14:textId="77777777" w:rsidR="00486554" w:rsidRPr="0093778C" w:rsidRDefault="00486554">
            <w:pPr>
              <w:rPr>
                <w:snapToGrid w:val="0"/>
                <w:szCs w:val="24"/>
                <w:lang w:eastAsia="en-US"/>
              </w:rPr>
            </w:pPr>
            <w:r w:rsidRPr="0093778C">
              <w:rPr>
                <w:snapToGrid w:val="0"/>
                <w:szCs w:val="24"/>
                <w:lang w:eastAsia="en-US"/>
              </w:rPr>
              <w:t>122 (± 1°C)</w:t>
            </w:r>
          </w:p>
        </w:tc>
        <w:tc>
          <w:tcPr>
            <w:tcW w:w="1133" w:type="pct"/>
            <w:vAlign w:val="center"/>
          </w:tcPr>
          <w:p w14:paraId="671EE4CF" w14:textId="77777777" w:rsidR="00486554" w:rsidRPr="0093778C" w:rsidRDefault="00486554">
            <w:pPr>
              <w:rPr>
                <w:snapToGrid w:val="0"/>
                <w:szCs w:val="24"/>
                <w:lang w:eastAsia="en-US"/>
              </w:rPr>
            </w:pPr>
            <w:r w:rsidRPr="0093778C">
              <w:rPr>
                <w:snapToGrid w:val="0"/>
                <w:szCs w:val="24"/>
                <w:lang w:eastAsia="en-US"/>
              </w:rPr>
              <w:t>122 (± 1°C)</w:t>
            </w:r>
          </w:p>
        </w:tc>
      </w:tr>
      <w:tr w:rsidR="00486554" w14:paraId="356FBB3D" w14:textId="77777777" w:rsidTr="002E4E70">
        <w:tc>
          <w:tcPr>
            <w:tcW w:w="1266" w:type="pct"/>
            <w:vAlign w:val="center"/>
          </w:tcPr>
          <w:p w14:paraId="637E80D2" w14:textId="77777777" w:rsidR="00486554" w:rsidRPr="005614C3" w:rsidRDefault="00486554">
            <w:pPr>
              <w:rPr>
                <w:snapToGrid w:val="0"/>
                <w:szCs w:val="24"/>
                <w:lang w:eastAsia="en-US"/>
              </w:rPr>
            </w:pPr>
            <w:r>
              <w:rPr>
                <w:snapToGrid w:val="0"/>
                <w:szCs w:val="24"/>
                <w:lang w:eastAsia="en-US"/>
              </w:rPr>
              <w:t>Normal Operating Temperature</w:t>
            </w:r>
          </w:p>
        </w:tc>
        <w:tc>
          <w:tcPr>
            <w:tcW w:w="469" w:type="pct"/>
            <w:vAlign w:val="center"/>
          </w:tcPr>
          <w:p w14:paraId="0720F4D3" w14:textId="77777777" w:rsidR="00486554" w:rsidRPr="00BF09A3" w:rsidRDefault="00486554">
            <w:pPr>
              <w:rPr>
                <w:snapToGrid w:val="0"/>
                <w:szCs w:val="24"/>
                <w:lang w:eastAsia="en-US"/>
              </w:rPr>
            </w:pPr>
            <w:r w:rsidRPr="003E1194">
              <w:rPr>
                <w:snapToGrid w:val="0"/>
                <w:szCs w:val="24"/>
                <w:vertAlign w:val="superscript"/>
                <w:lang w:eastAsia="en-US"/>
              </w:rPr>
              <w:t>0</w:t>
            </w:r>
            <w:r>
              <w:rPr>
                <w:snapToGrid w:val="0"/>
                <w:szCs w:val="24"/>
                <w:lang w:eastAsia="en-US"/>
              </w:rPr>
              <w:t>C</w:t>
            </w:r>
          </w:p>
        </w:tc>
        <w:tc>
          <w:tcPr>
            <w:tcW w:w="2132" w:type="pct"/>
            <w:vAlign w:val="center"/>
          </w:tcPr>
          <w:p w14:paraId="165CF1C9" w14:textId="77777777" w:rsidR="00486554" w:rsidRDefault="00486554">
            <w:pPr>
              <w:rPr>
                <w:snapToGrid w:val="0"/>
                <w:szCs w:val="24"/>
                <w:lang w:eastAsia="en-US"/>
              </w:rPr>
            </w:pPr>
            <w:r>
              <w:rPr>
                <w:snapToGrid w:val="0"/>
                <w:szCs w:val="24"/>
                <w:lang w:eastAsia="en-US"/>
              </w:rPr>
              <w:t xml:space="preserve">20 to 40 </w:t>
            </w:r>
            <w:r w:rsidRPr="003E1194">
              <w:rPr>
                <w:snapToGrid w:val="0"/>
                <w:szCs w:val="24"/>
                <w:vertAlign w:val="superscript"/>
                <w:lang w:eastAsia="en-US"/>
              </w:rPr>
              <w:t>0</w:t>
            </w:r>
            <w:r w:rsidRPr="00581EE5">
              <w:rPr>
                <w:snapToGrid w:val="0"/>
                <w:szCs w:val="24"/>
                <w:lang w:eastAsia="en-US"/>
              </w:rPr>
              <w:t>C</w:t>
            </w:r>
          </w:p>
          <w:p w14:paraId="06B4692A" w14:textId="77777777" w:rsidR="00486554" w:rsidRPr="0093778C" w:rsidRDefault="00486554">
            <w:pPr>
              <w:rPr>
                <w:snapToGrid w:val="0"/>
                <w:szCs w:val="24"/>
                <w:lang w:eastAsia="en-US"/>
              </w:rPr>
            </w:pPr>
          </w:p>
        </w:tc>
        <w:tc>
          <w:tcPr>
            <w:tcW w:w="1133" w:type="pct"/>
            <w:vAlign w:val="center"/>
          </w:tcPr>
          <w:p w14:paraId="52332C20" w14:textId="77777777" w:rsidR="00486554" w:rsidRDefault="00486554">
            <w:pPr>
              <w:rPr>
                <w:snapToGrid w:val="0"/>
                <w:szCs w:val="24"/>
                <w:lang w:eastAsia="en-US"/>
              </w:rPr>
            </w:pPr>
            <w:r>
              <w:rPr>
                <w:snapToGrid w:val="0"/>
                <w:szCs w:val="24"/>
                <w:lang w:eastAsia="en-US"/>
              </w:rPr>
              <w:t xml:space="preserve">10 to 40 </w:t>
            </w:r>
            <w:r w:rsidRPr="003E1194">
              <w:rPr>
                <w:snapToGrid w:val="0"/>
                <w:szCs w:val="24"/>
                <w:vertAlign w:val="superscript"/>
                <w:lang w:eastAsia="en-US"/>
              </w:rPr>
              <w:t>0</w:t>
            </w:r>
            <w:r w:rsidRPr="00581EE5">
              <w:rPr>
                <w:snapToGrid w:val="0"/>
                <w:szCs w:val="24"/>
                <w:lang w:eastAsia="en-US"/>
              </w:rPr>
              <w:t>C</w:t>
            </w:r>
          </w:p>
          <w:p w14:paraId="1030A67D" w14:textId="77777777" w:rsidR="00486554" w:rsidRPr="0093778C" w:rsidRDefault="00486554">
            <w:pPr>
              <w:rPr>
                <w:snapToGrid w:val="0"/>
                <w:szCs w:val="24"/>
                <w:lang w:eastAsia="en-US"/>
              </w:rPr>
            </w:pPr>
          </w:p>
        </w:tc>
      </w:tr>
      <w:tr w:rsidR="00486554" w14:paraId="3104C737" w14:textId="77777777" w:rsidTr="002E4E70">
        <w:tc>
          <w:tcPr>
            <w:tcW w:w="1266" w:type="pct"/>
            <w:vAlign w:val="center"/>
          </w:tcPr>
          <w:p w14:paraId="1A6EE4FC" w14:textId="77777777" w:rsidR="00486554" w:rsidRPr="005614C3" w:rsidRDefault="00486554">
            <w:pPr>
              <w:rPr>
                <w:snapToGrid w:val="0"/>
                <w:szCs w:val="24"/>
                <w:lang w:eastAsia="en-US"/>
              </w:rPr>
            </w:pPr>
            <w:r>
              <w:rPr>
                <w:snapToGrid w:val="0"/>
                <w:szCs w:val="24"/>
                <w:lang w:eastAsia="en-US"/>
              </w:rPr>
              <w:t xml:space="preserve">Maximum </w:t>
            </w:r>
            <w:proofErr w:type="gramStart"/>
            <w:r>
              <w:rPr>
                <w:snapToGrid w:val="0"/>
                <w:szCs w:val="24"/>
                <w:lang w:eastAsia="en-US"/>
              </w:rPr>
              <w:t xml:space="preserve">Operating </w:t>
            </w:r>
            <w:r w:rsidRPr="005614C3">
              <w:rPr>
                <w:snapToGrid w:val="0"/>
                <w:szCs w:val="24"/>
                <w:lang w:eastAsia="en-US"/>
              </w:rPr>
              <w:t xml:space="preserve"> Temperature</w:t>
            </w:r>
            <w:proofErr w:type="gramEnd"/>
          </w:p>
        </w:tc>
        <w:tc>
          <w:tcPr>
            <w:tcW w:w="469" w:type="pct"/>
            <w:vAlign w:val="center"/>
          </w:tcPr>
          <w:p w14:paraId="2B535883"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37775F93" w14:textId="77777777" w:rsidR="00486554" w:rsidRPr="005614C3" w:rsidRDefault="00486554">
            <w:pPr>
              <w:rPr>
                <w:snapToGrid w:val="0"/>
                <w:szCs w:val="24"/>
                <w:lang w:eastAsia="en-US"/>
              </w:rPr>
            </w:pPr>
            <w:r>
              <w:rPr>
                <w:snapToGrid w:val="0"/>
                <w:szCs w:val="24"/>
                <w:lang w:eastAsia="en-US"/>
              </w:rPr>
              <w:t>130 °C</w:t>
            </w:r>
          </w:p>
        </w:tc>
        <w:tc>
          <w:tcPr>
            <w:tcW w:w="1133" w:type="pct"/>
            <w:vAlign w:val="center"/>
          </w:tcPr>
          <w:p w14:paraId="799A56E7" w14:textId="77777777" w:rsidR="00486554" w:rsidRPr="005614C3" w:rsidRDefault="00486554">
            <w:pPr>
              <w:rPr>
                <w:snapToGrid w:val="0"/>
                <w:szCs w:val="24"/>
                <w:lang w:eastAsia="en-US"/>
              </w:rPr>
            </w:pPr>
            <w:r>
              <w:rPr>
                <w:snapToGrid w:val="0"/>
                <w:szCs w:val="24"/>
                <w:lang w:eastAsia="en-US"/>
              </w:rPr>
              <w:t>130 °C</w:t>
            </w:r>
          </w:p>
        </w:tc>
      </w:tr>
      <w:tr w:rsidR="00486554" w14:paraId="652196CE" w14:textId="77777777" w:rsidTr="002E4E70">
        <w:tc>
          <w:tcPr>
            <w:tcW w:w="1266" w:type="pct"/>
            <w:vAlign w:val="center"/>
          </w:tcPr>
          <w:p w14:paraId="1F5B6705" w14:textId="77777777" w:rsidR="00486554" w:rsidRPr="005614C3" w:rsidRDefault="00486554">
            <w:pPr>
              <w:rPr>
                <w:snapToGrid w:val="0"/>
                <w:szCs w:val="24"/>
                <w:lang w:eastAsia="en-US"/>
              </w:rPr>
            </w:pPr>
            <w:r w:rsidRPr="005614C3">
              <w:rPr>
                <w:snapToGrid w:val="0"/>
                <w:szCs w:val="24"/>
                <w:lang w:eastAsia="en-US"/>
              </w:rPr>
              <w:t>Design Pressure</w:t>
            </w:r>
          </w:p>
        </w:tc>
        <w:tc>
          <w:tcPr>
            <w:tcW w:w="469" w:type="pct"/>
            <w:vAlign w:val="center"/>
          </w:tcPr>
          <w:p w14:paraId="108BDCB9" w14:textId="77777777" w:rsidR="00486554" w:rsidRPr="00BF09A3" w:rsidRDefault="00486554">
            <w:pPr>
              <w:rPr>
                <w:snapToGrid w:val="0"/>
                <w:szCs w:val="24"/>
                <w:lang w:eastAsia="en-US"/>
              </w:rPr>
            </w:pPr>
            <w:r w:rsidRPr="00BF09A3">
              <w:rPr>
                <w:snapToGrid w:val="0"/>
                <w:szCs w:val="24"/>
                <w:lang w:eastAsia="en-US"/>
              </w:rPr>
              <w:t>Bar (g)</w:t>
            </w:r>
          </w:p>
        </w:tc>
        <w:tc>
          <w:tcPr>
            <w:tcW w:w="2132" w:type="pct"/>
            <w:vAlign w:val="center"/>
          </w:tcPr>
          <w:p w14:paraId="609F57A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5BF1C50E" w14:textId="77777777" w:rsidR="00486554" w:rsidRPr="005614C3" w:rsidRDefault="00486554">
            <w:pPr>
              <w:rPr>
                <w:snapToGrid w:val="0"/>
                <w:szCs w:val="24"/>
                <w:lang w:eastAsia="en-US"/>
              </w:rPr>
            </w:pPr>
            <w:r>
              <w:rPr>
                <w:snapToGrid w:val="0"/>
                <w:szCs w:val="24"/>
                <w:lang w:eastAsia="en-US"/>
              </w:rPr>
              <w:t>*</w:t>
            </w:r>
          </w:p>
        </w:tc>
      </w:tr>
      <w:tr w:rsidR="00486554" w14:paraId="3704FFD7" w14:textId="77777777" w:rsidTr="002E4E70">
        <w:tc>
          <w:tcPr>
            <w:tcW w:w="1266" w:type="pct"/>
            <w:vAlign w:val="center"/>
          </w:tcPr>
          <w:p w14:paraId="54A34C2E" w14:textId="77777777" w:rsidR="00486554" w:rsidRPr="005614C3" w:rsidRDefault="00486554">
            <w:pPr>
              <w:rPr>
                <w:snapToGrid w:val="0"/>
                <w:szCs w:val="24"/>
                <w:lang w:eastAsia="en-US"/>
              </w:rPr>
            </w:pPr>
            <w:r w:rsidRPr="005614C3">
              <w:rPr>
                <w:snapToGrid w:val="0"/>
                <w:szCs w:val="24"/>
                <w:lang w:eastAsia="en-US"/>
              </w:rPr>
              <w:t>Working Pressure</w:t>
            </w:r>
          </w:p>
        </w:tc>
        <w:tc>
          <w:tcPr>
            <w:tcW w:w="469" w:type="pct"/>
            <w:vAlign w:val="center"/>
          </w:tcPr>
          <w:p w14:paraId="17AE5768" w14:textId="77777777" w:rsidR="00486554" w:rsidRPr="00BF09A3" w:rsidRDefault="00486554">
            <w:r w:rsidRPr="00BF09A3">
              <w:rPr>
                <w:snapToGrid w:val="0"/>
                <w:szCs w:val="24"/>
                <w:lang w:eastAsia="en-US"/>
              </w:rPr>
              <w:t>Bar (g)</w:t>
            </w:r>
          </w:p>
        </w:tc>
        <w:tc>
          <w:tcPr>
            <w:tcW w:w="2132" w:type="pct"/>
            <w:vAlign w:val="center"/>
          </w:tcPr>
          <w:p w14:paraId="165BEA54" w14:textId="77777777" w:rsidR="00486554" w:rsidRPr="00C53FBF" w:rsidRDefault="00486554">
            <w:pPr>
              <w:rPr>
                <w:snapToGrid w:val="0"/>
                <w:szCs w:val="24"/>
                <w:lang w:eastAsia="en-US"/>
              </w:rPr>
            </w:pPr>
            <w:r w:rsidRPr="00C53FBF">
              <w:rPr>
                <w:snapToGrid w:val="0"/>
                <w:szCs w:val="24"/>
                <w:lang w:eastAsia="en-US"/>
              </w:rPr>
              <w:t>2.</w:t>
            </w:r>
            <w:r>
              <w:rPr>
                <w:snapToGrid w:val="0"/>
                <w:szCs w:val="24"/>
                <w:lang w:eastAsia="en-US"/>
              </w:rPr>
              <w:t>0 to Full Vacuum</w:t>
            </w:r>
          </w:p>
        </w:tc>
        <w:tc>
          <w:tcPr>
            <w:tcW w:w="1133" w:type="pct"/>
            <w:vAlign w:val="center"/>
          </w:tcPr>
          <w:p w14:paraId="5F395F2C" w14:textId="77777777" w:rsidR="00486554" w:rsidRPr="005614C3" w:rsidRDefault="00486554">
            <w:pPr>
              <w:rPr>
                <w:snapToGrid w:val="0"/>
                <w:szCs w:val="24"/>
                <w:lang w:eastAsia="en-US"/>
              </w:rPr>
            </w:pPr>
            <w:r>
              <w:rPr>
                <w:snapToGrid w:val="0"/>
                <w:szCs w:val="24"/>
                <w:lang w:eastAsia="en-US"/>
              </w:rPr>
              <w:t>3.5</w:t>
            </w:r>
          </w:p>
        </w:tc>
      </w:tr>
      <w:tr w:rsidR="00486554" w14:paraId="7DDFFB96" w14:textId="77777777" w:rsidTr="002E4E70">
        <w:tc>
          <w:tcPr>
            <w:tcW w:w="1266" w:type="pct"/>
            <w:vAlign w:val="center"/>
          </w:tcPr>
          <w:p w14:paraId="55D7A150" w14:textId="77777777" w:rsidR="00486554" w:rsidRPr="005614C3" w:rsidRDefault="00486554">
            <w:pPr>
              <w:rPr>
                <w:snapToGrid w:val="0"/>
                <w:szCs w:val="24"/>
                <w:lang w:eastAsia="en-US"/>
              </w:rPr>
            </w:pPr>
            <w:r w:rsidRPr="005614C3">
              <w:rPr>
                <w:snapToGrid w:val="0"/>
                <w:szCs w:val="24"/>
                <w:lang w:eastAsia="en-US"/>
              </w:rPr>
              <w:t>Hydrostatic Test Pressure</w:t>
            </w:r>
          </w:p>
        </w:tc>
        <w:tc>
          <w:tcPr>
            <w:tcW w:w="469" w:type="pct"/>
            <w:vAlign w:val="center"/>
          </w:tcPr>
          <w:p w14:paraId="4C545B78" w14:textId="77777777" w:rsidR="00486554" w:rsidRPr="00BF09A3" w:rsidRDefault="00486554">
            <w:r w:rsidRPr="00BF09A3">
              <w:rPr>
                <w:snapToGrid w:val="0"/>
                <w:szCs w:val="24"/>
                <w:lang w:eastAsia="en-US"/>
              </w:rPr>
              <w:t>Bar (g)</w:t>
            </w:r>
          </w:p>
        </w:tc>
        <w:tc>
          <w:tcPr>
            <w:tcW w:w="2132" w:type="pct"/>
            <w:vAlign w:val="center"/>
          </w:tcPr>
          <w:p w14:paraId="5B45E987" w14:textId="77777777" w:rsidR="00486554" w:rsidRPr="005614C3" w:rsidRDefault="00486554">
            <w:pPr>
              <w:rPr>
                <w:snapToGrid w:val="0"/>
                <w:szCs w:val="24"/>
                <w:lang w:eastAsia="en-US"/>
              </w:rPr>
            </w:pPr>
            <w:r>
              <w:rPr>
                <w:snapToGrid w:val="0"/>
                <w:szCs w:val="24"/>
                <w:lang w:eastAsia="en-US"/>
              </w:rPr>
              <w:t>1.5 * Design Pressure</w:t>
            </w:r>
          </w:p>
        </w:tc>
        <w:tc>
          <w:tcPr>
            <w:tcW w:w="1133" w:type="pct"/>
            <w:vAlign w:val="center"/>
          </w:tcPr>
          <w:p w14:paraId="241CBF34" w14:textId="77777777" w:rsidR="00486554" w:rsidRPr="005614C3" w:rsidRDefault="00486554">
            <w:pPr>
              <w:rPr>
                <w:snapToGrid w:val="0"/>
                <w:szCs w:val="24"/>
                <w:lang w:eastAsia="en-US"/>
              </w:rPr>
            </w:pPr>
            <w:r>
              <w:rPr>
                <w:snapToGrid w:val="0"/>
                <w:szCs w:val="24"/>
                <w:lang w:eastAsia="en-US"/>
              </w:rPr>
              <w:t>1.5 * Design Pressure</w:t>
            </w:r>
          </w:p>
        </w:tc>
      </w:tr>
      <w:tr w:rsidR="002E6DA3" w14:paraId="20481735" w14:textId="77777777" w:rsidTr="002E4E70">
        <w:tc>
          <w:tcPr>
            <w:tcW w:w="5000" w:type="pct"/>
            <w:gridSpan w:val="4"/>
            <w:vAlign w:val="center"/>
          </w:tcPr>
          <w:p w14:paraId="2201207D" w14:textId="77777777" w:rsidR="002E6DA3" w:rsidRPr="005614C3" w:rsidRDefault="002E6DA3" w:rsidP="005D4A3E">
            <w:pPr>
              <w:jc w:val="center"/>
              <w:rPr>
                <w:snapToGrid w:val="0"/>
                <w:szCs w:val="24"/>
                <w:lang w:eastAsia="en-US"/>
              </w:rPr>
            </w:pPr>
            <w:r>
              <w:rPr>
                <w:b/>
                <w:snapToGrid w:val="0"/>
                <w:szCs w:val="24"/>
                <w:lang w:eastAsia="en-US"/>
              </w:rPr>
              <w:t>SHELL</w:t>
            </w:r>
          </w:p>
        </w:tc>
      </w:tr>
      <w:tr w:rsidR="00486554" w14:paraId="50A173C5" w14:textId="77777777" w:rsidTr="002E4E70">
        <w:tc>
          <w:tcPr>
            <w:tcW w:w="1266" w:type="pct"/>
            <w:vAlign w:val="center"/>
          </w:tcPr>
          <w:p w14:paraId="08AEFDC9"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3C4ABDF8" w14:textId="1E09A20B" w:rsidR="00486554" w:rsidRPr="00BF09A3" w:rsidRDefault="00B4737D">
            <w:pPr>
              <w:rPr>
                <w:snapToGrid w:val="0"/>
                <w:szCs w:val="24"/>
                <w:lang w:eastAsia="en-US"/>
              </w:rPr>
            </w:pPr>
            <w:r>
              <w:rPr>
                <w:snapToGrid w:val="0"/>
                <w:szCs w:val="24"/>
                <w:lang w:eastAsia="en-US"/>
              </w:rPr>
              <w:t>NA</w:t>
            </w:r>
          </w:p>
        </w:tc>
        <w:tc>
          <w:tcPr>
            <w:tcW w:w="2132" w:type="pct"/>
            <w:vAlign w:val="center"/>
          </w:tcPr>
          <w:p w14:paraId="1A66A48B" w14:textId="77777777" w:rsidR="00486554" w:rsidRPr="005614C3" w:rsidRDefault="00486554">
            <w:pPr>
              <w:rPr>
                <w:snapToGrid w:val="0"/>
                <w:szCs w:val="24"/>
                <w:lang w:eastAsia="en-US"/>
              </w:rPr>
            </w:pPr>
            <w:r>
              <w:rPr>
                <w:snapToGrid w:val="0"/>
                <w:szCs w:val="24"/>
                <w:lang w:eastAsia="en-US"/>
              </w:rPr>
              <w:t>SS316L</w:t>
            </w:r>
          </w:p>
        </w:tc>
        <w:tc>
          <w:tcPr>
            <w:tcW w:w="1133" w:type="pct"/>
            <w:vAlign w:val="center"/>
          </w:tcPr>
          <w:p w14:paraId="6EC32CFA" w14:textId="77777777" w:rsidR="00486554" w:rsidRPr="0093778C" w:rsidRDefault="00654CE3">
            <w:pPr>
              <w:rPr>
                <w:snapToGrid w:val="0"/>
                <w:szCs w:val="24"/>
                <w:lang w:eastAsia="en-US"/>
              </w:rPr>
            </w:pPr>
            <w:r>
              <w:rPr>
                <w:snapToGrid w:val="0"/>
                <w:szCs w:val="24"/>
                <w:lang w:eastAsia="en-US"/>
              </w:rPr>
              <w:t>SS304</w:t>
            </w:r>
          </w:p>
        </w:tc>
      </w:tr>
      <w:tr w:rsidR="00486554" w14:paraId="21FF4DFF" w14:textId="77777777" w:rsidTr="002E4E70">
        <w:tc>
          <w:tcPr>
            <w:tcW w:w="1266" w:type="pct"/>
            <w:vAlign w:val="center"/>
          </w:tcPr>
          <w:p w14:paraId="5CE33DA2"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14C04D5D"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064B6A3"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22BF5A7E" w14:textId="77777777" w:rsidR="00486554" w:rsidRPr="005614C3" w:rsidRDefault="00486554">
            <w:pPr>
              <w:rPr>
                <w:snapToGrid w:val="0"/>
                <w:szCs w:val="24"/>
                <w:lang w:eastAsia="en-US"/>
              </w:rPr>
            </w:pPr>
            <w:r>
              <w:rPr>
                <w:snapToGrid w:val="0"/>
                <w:szCs w:val="24"/>
                <w:lang w:eastAsia="en-US"/>
              </w:rPr>
              <w:t>*</w:t>
            </w:r>
          </w:p>
        </w:tc>
      </w:tr>
      <w:tr w:rsidR="00486554" w14:paraId="707770D5" w14:textId="77777777" w:rsidTr="002E4E70">
        <w:tc>
          <w:tcPr>
            <w:tcW w:w="1266" w:type="pct"/>
            <w:vAlign w:val="center"/>
          </w:tcPr>
          <w:p w14:paraId="5A5FE848"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C5EF849" w14:textId="729A34E5" w:rsidR="00486554" w:rsidRPr="00BF09A3" w:rsidRDefault="00B4737D">
            <w:pPr>
              <w:rPr>
                <w:snapToGrid w:val="0"/>
                <w:szCs w:val="24"/>
                <w:lang w:eastAsia="en-US"/>
              </w:rPr>
            </w:pPr>
            <w:r>
              <w:rPr>
                <w:snapToGrid w:val="0"/>
                <w:szCs w:val="24"/>
                <w:lang w:eastAsia="en-US"/>
              </w:rPr>
              <w:t>NA</w:t>
            </w:r>
          </w:p>
        </w:tc>
        <w:tc>
          <w:tcPr>
            <w:tcW w:w="2132" w:type="pct"/>
            <w:vAlign w:val="center"/>
          </w:tcPr>
          <w:p w14:paraId="5267D219"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73F3F128" w14:textId="77777777" w:rsidR="00486554" w:rsidRPr="005614C3" w:rsidRDefault="00486554">
            <w:pPr>
              <w:rPr>
                <w:snapToGrid w:val="0"/>
                <w:szCs w:val="24"/>
                <w:lang w:eastAsia="en-US"/>
              </w:rPr>
            </w:pPr>
            <w:r>
              <w:rPr>
                <w:snapToGrid w:val="0"/>
                <w:szCs w:val="24"/>
                <w:lang w:eastAsia="en-US"/>
              </w:rPr>
              <w:t>1.0</w:t>
            </w:r>
          </w:p>
        </w:tc>
      </w:tr>
      <w:tr w:rsidR="00486554" w14:paraId="7852DED7" w14:textId="77777777" w:rsidTr="002E4E70">
        <w:tc>
          <w:tcPr>
            <w:tcW w:w="1266" w:type="pct"/>
            <w:vAlign w:val="center"/>
          </w:tcPr>
          <w:p w14:paraId="31308B66"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2E6090D0" w14:textId="20EC182D" w:rsidR="00486554" w:rsidRPr="00BF09A3" w:rsidRDefault="00B4737D">
            <w:pPr>
              <w:rPr>
                <w:snapToGrid w:val="0"/>
                <w:szCs w:val="24"/>
                <w:lang w:eastAsia="en-US"/>
              </w:rPr>
            </w:pPr>
            <w:r>
              <w:rPr>
                <w:snapToGrid w:val="0"/>
                <w:szCs w:val="24"/>
                <w:lang w:eastAsia="en-US"/>
              </w:rPr>
              <w:t>NA</w:t>
            </w:r>
          </w:p>
        </w:tc>
        <w:tc>
          <w:tcPr>
            <w:tcW w:w="2132" w:type="pct"/>
            <w:vAlign w:val="center"/>
          </w:tcPr>
          <w:p w14:paraId="49A03D59" w14:textId="77777777" w:rsidR="00486554" w:rsidRPr="005614C3" w:rsidRDefault="00486554">
            <w:pPr>
              <w:rPr>
                <w:snapToGrid w:val="0"/>
                <w:szCs w:val="24"/>
                <w:lang w:eastAsia="en-US"/>
              </w:rPr>
            </w:pPr>
            <w:r>
              <w:rPr>
                <w:snapToGrid w:val="0"/>
                <w:szCs w:val="24"/>
                <w:lang w:eastAsia="en-US"/>
              </w:rPr>
              <w:t xml:space="preserve">100% </w:t>
            </w:r>
          </w:p>
        </w:tc>
        <w:tc>
          <w:tcPr>
            <w:tcW w:w="1133" w:type="pct"/>
            <w:vAlign w:val="center"/>
          </w:tcPr>
          <w:p w14:paraId="235E6B9B" w14:textId="77777777" w:rsidR="00486554" w:rsidRPr="005614C3" w:rsidRDefault="00486554">
            <w:pPr>
              <w:rPr>
                <w:snapToGrid w:val="0"/>
                <w:szCs w:val="24"/>
                <w:lang w:eastAsia="en-US"/>
              </w:rPr>
            </w:pPr>
            <w:r>
              <w:rPr>
                <w:snapToGrid w:val="0"/>
                <w:szCs w:val="24"/>
                <w:lang w:eastAsia="en-US"/>
              </w:rPr>
              <w:t>100%</w:t>
            </w:r>
          </w:p>
        </w:tc>
      </w:tr>
      <w:tr w:rsidR="002E6DA3" w14:paraId="77486B69" w14:textId="77777777" w:rsidTr="002E4E70">
        <w:tc>
          <w:tcPr>
            <w:tcW w:w="5000" w:type="pct"/>
            <w:gridSpan w:val="4"/>
            <w:vAlign w:val="center"/>
          </w:tcPr>
          <w:p w14:paraId="1E3BCD87" w14:textId="77777777" w:rsidR="002E6DA3" w:rsidRPr="005614C3" w:rsidRDefault="002E6DA3" w:rsidP="005D4A3E">
            <w:pPr>
              <w:jc w:val="center"/>
              <w:rPr>
                <w:snapToGrid w:val="0"/>
                <w:szCs w:val="24"/>
                <w:lang w:eastAsia="en-US"/>
              </w:rPr>
            </w:pPr>
            <w:r w:rsidRPr="001E5B9C">
              <w:rPr>
                <w:b/>
                <w:snapToGrid w:val="0"/>
                <w:szCs w:val="24"/>
                <w:lang w:eastAsia="en-US"/>
              </w:rPr>
              <w:t>BOTTOM END</w:t>
            </w:r>
          </w:p>
        </w:tc>
      </w:tr>
      <w:tr w:rsidR="00486554" w14:paraId="542DAEBF" w14:textId="77777777" w:rsidTr="002E4E70">
        <w:tc>
          <w:tcPr>
            <w:tcW w:w="1266" w:type="pct"/>
            <w:vAlign w:val="center"/>
          </w:tcPr>
          <w:p w14:paraId="304DA444" w14:textId="77777777" w:rsidR="00486554" w:rsidRPr="00BF09A3" w:rsidRDefault="00486554">
            <w:pPr>
              <w:rPr>
                <w:snapToGrid w:val="0"/>
                <w:szCs w:val="24"/>
                <w:lang w:eastAsia="en-US"/>
              </w:rPr>
            </w:pPr>
            <w:r>
              <w:rPr>
                <w:snapToGrid w:val="0"/>
                <w:szCs w:val="24"/>
                <w:lang w:eastAsia="en-US"/>
              </w:rPr>
              <w:lastRenderedPageBreak/>
              <w:t>Material of Construction</w:t>
            </w:r>
          </w:p>
        </w:tc>
        <w:tc>
          <w:tcPr>
            <w:tcW w:w="469" w:type="pct"/>
            <w:vAlign w:val="center"/>
          </w:tcPr>
          <w:p w14:paraId="2DA387C4" w14:textId="2AC46963" w:rsidR="00486554" w:rsidRPr="00BF09A3" w:rsidRDefault="00B4737D">
            <w:pPr>
              <w:rPr>
                <w:snapToGrid w:val="0"/>
                <w:szCs w:val="24"/>
                <w:lang w:eastAsia="en-US"/>
              </w:rPr>
            </w:pPr>
            <w:r>
              <w:rPr>
                <w:snapToGrid w:val="0"/>
                <w:szCs w:val="24"/>
                <w:lang w:eastAsia="en-US"/>
              </w:rPr>
              <w:t>NA</w:t>
            </w:r>
          </w:p>
        </w:tc>
        <w:tc>
          <w:tcPr>
            <w:tcW w:w="2132" w:type="pct"/>
            <w:vAlign w:val="center"/>
          </w:tcPr>
          <w:p w14:paraId="759C337B" w14:textId="77777777" w:rsidR="00486554" w:rsidRPr="005614C3" w:rsidRDefault="00486554">
            <w:pPr>
              <w:rPr>
                <w:snapToGrid w:val="0"/>
                <w:szCs w:val="24"/>
                <w:lang w:eastAsia="en-US"/>
              </w:rPr>
            </w:pPr>
            <w:r>
              <w:rPr>
                <w:snapToGrid w:val="0"/>
                <w:szCs w:val="24"/>
                <w:lang w:eastAsia="en-US"/>
              </w:rPr>
              <w:t>(Refer MOC) SS316L</w:t>
            </w:r>
          </w:p>
        </w:tc>
        <w:tc>
          <w:tcPr>
            <w:tcW w:w="1133" w:type="pct"/>
            <w:vAlign w:val="center"/>
          </w:tcPr>
          <w:p w14:paraId="046FE841" w14:textId="77777777" w:rsidR="00486554" w:rsidRPr="0093778C" w:rsidRDefault="00486554">
            <w:pPr>
              <w:rPr>
                <w:snapToGrid w:val="0"/>
                <w:szCs w:val="24"/>
                <w:lang w:eastAsia="en-US"/>
              </w:rPr>
            </w:pPr>
            <w:r>
              <w:rPr>
                <w:snapToGrid w:val="0"/>
                <w:szCs w:val="24"/>
                <w:lang w:eastAsia="en-US"/>
              </w:rPr>
              <w:t>SS</w:t>
            </w:r>
            <w:r w:rsidRPr="0093778C">
              <w:rPr>
                <w:snapToGrid w:val="0"/>
                <w:szCs w:val="24"/>
                <w:lang w:eastAsia="en-US"/>
              </w:rPr>
              <w:t>304</w:t>
            </w:r>
          </w:p>
        </w:tc>
      </w:tr>
      <w:tr w:rsidR="00486554" w14:paraId="6B658C19" w14:textId="77777777" w:rsidTr="002E4E70">
        <w:tc>
          <w:tcPr>
            <w:tcW w:w="1266" w:type="pct"/>
            <w:vAlign w:val="center"/>
          </w:tcPr>
          <w:p w14:paraId="7795CAD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4894C605"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0E7D9525"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02CF726E" w14:textId="77777777" w:rsidR="00486554" w:rsidRPr="005614C3" w:rsidRDefault="00486554">
            <w:pPr>
              <w:rPr>
                <w:snapToGrid w:val="0"/>
                <w:szCs w:val="24"/>
                <w:lang w:eastAsia="en-US"/>
              </w:rPr>
            </w:pPr>
            <w:r>
              <w:rPr>
                <w:snapToGrid w:val="0"/>
                <w:szCs w:val="24"/>
                <w:lang w:eastAsia="en-US"/>
              </w:rPr>
              <w:t>*</w:t>
            </w:r>
          </w:p>
        </w:tc>
      </w:tr>
      <w:tr w:rsidR="00486554" w14:paraId="41EF3ACC" w14:textId="77777777" w:rsidTr="002E4E70">
        <w:tc>
          <w:tcPr>
            <w:tcW w:w="1266" w:type="pct"/>
            <w:vAlign w:val="center"/>
          </w:tcPr>
          <w:p w14:paraId="31BC8662"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87C2C5A" w14:textId="4C0BBF73" w:rsidR="00486554" w:rsidRPr="00BF09A3" w:rsidRDefault="00B4737D">
            <w:pPr>
              <w:rPr>
                <w:snapToGrid w:val="0"/>
                <w:szCs w:val="24"/>
                <w:lang w:eastAsia="en-US"/>
              </w:rPr>
            </w:pPr>
            <w:r>
              <w:rPr>
                <w:snapToGrid w:val="0"/>
                <w:szCs w:val="24"/>
                <w:lang w:eastAsia="en-US"/>
              </w:rPr>
              <w:t>NA</w:t>
            </w:r>
          </w:p>
        </w:tc>
        <w:tc>
          <w:tcPr>
            <w:tcW w:w="2132" w:type="pct"/>
            <w:vAlign w:val="center"/>
          </w:tcPr>
          <w:p w14:paraId="3EBE4EDD"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25E449C8" w14:textId="77777777" w:rsidR="00486554" w:rsidRPr="005614C3" w:rsidRDefault="00486554">
            <w:pPr>
              <w:rPr>
                <w:snapToGrid w:val="0"/>
                <w:szCs w:val="24"/>
                <w:lang w:eastAsia="en-US"/>
              </w:rPr>
            </w:pPr>
            <w:r>
              <w:rPr>
                <w:snapToGrid w:val="0"/>
                <w:szCs w:val="24"/>
                <w:lang w:eastAsia="en-US"/>
              </w:rPr>
              <w:t>1.0</w:t>
            </w:r>
          </w:p>
        </w:tc>
      </w:tr>
      <w:tr w:rsidR="002E6DA3" w:rsidRPr="005614C3" w14:paraId="15C19678" w14:textId="77777777" w:rsidTr="002E4E70">
        <w:tc>
          <w:tcPr>
            <w:tcW w:w="5000" w:type="pct"/>
            <w:gridSpan w:val="4"/>
            <w:vAlign w:val="center"/>
          </w:tcPr>
          <w:p w14:paraId="11AF8658" w14:textId="77777777" w:rsidR="002E6DA3" w:rsidRPr="005614C3" w:rsidRDefault="002E6DA3" w:rsidP="005D4A3E">
            <w:pPr>
              <w:jc w:val="center"/>
              <w:rPr>
                <w:snapToGrid w:val="0"/>
                <w:szCs w:val="24"/>
                <w:lang w:eastAsia="en-US"/>
              </w:rPr>
            </w:pPr>
            <w:r>
              <w:rPr>
                <w:b/>
                <w:snapToGrid w:val="0"/>
                <w:szCs w:val="24"/>
                <w:lang w:eastAsia="en-US"/>
              </w:rPr>
              <w:t>TOP</w:t>
            </w:r>
            <w:r w:rsidRPr="001E5B9C">
              <w:rPr>
                <w:b/>
                <w:snapToGrid w:val="0"/>
                <w:szCs w:val="24"/>
                <w:lang w:eastAsia="en-US"/>
              </w:rPr>
              <w:t xml:space="preserve"> END</w:t>
            </w:r>
          </w:p>
        </w:tc>
      </w:tr>
      <w:tr w:rsidR="00486554" w:rsidRPr="0093778C" w14:paraId="68A1B625" w14:textId="77777777" w:rsidTr="002E4E70">
        <w:tc>
          <w:tcPr>
            <w:tcW w:w="1266" w:type="pct"/>
            <w:vAlign w:val="center"/>
          </w:tcPr>
          <w:p w14:paraId="3EB62B6C"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6DACA00E" w14:textId="79BC795D" w:rsidR="00486554" w:rsidRPr="00BF09A3" w:rsidRDefault="00B4737D">
            <w:pPr>
              <w:rPr>
                <w:snapToGrid w:val="0"/>
                <w:szCs w:val="24"/>
                <w:lang w:eastAsia="en-US"/>
              </w:rPr>
            </w:pPr>
            <w:r>
              <w:rPr>
                <w:snapToGrid w:val="0"/>
                <w:szCs w:val="24"/>
                <w:lang w:eastAsia="en-US"/>
              </w:rPr>
              <w:t>NA</w:t>
            </w:r>
          </w:p>
        </w:tc>
        <w:tc>
          <w:tcPr>
            <w:tcW w:w="2132" w:type="pct"/>
            <w:vAlign w:val="center"/>
          </w:tcPr>
          <w:p w14:paraId="1285206A" w14:textId="77777777" w:rsidR="00486554" w:rsidRPr="005614C3" w:rsidRDefault="00486554">
            <w:pPr>
              <w:rPr>
                <w:snapToGrid w:val="0"/>
                <w:szCs w:val="24"/>
                <w:lang w:eastAsia="en-US"/>
              </w:rPr>
            </w:pPr>
            <w:r>
              <w:rPr>
                <w:snapToGrid w:val="0"/>
                <w:szCs w:val="24"/>
                <w:lang w:eastAsia="en-US"/>
              </w:rPr>
              <w:t xml:space="preserve">(Refer MOC) </w:t>
            </w:r>
            <w:r w:rsidR="00654CE3">
              <w:rPr>
                <w:snapToGrid w:val="0"/>
                <w:szCs w:val="24"/>
                <w:lang w:eastAsia="en-US"/>
              </w:rPr>
              <w:t>SS</w:t>
            </w:r>
            <w:r>
              <w:rPr>
                <w:snapToGrid w:val="0"/>
                <w:szCs w:val="24"/>
                <w:lang w:eastAsia="en-US"/>
              </w:rPr>
              <w:t>316L</w:t>
            </w:r>
          </w:p>
        </w:tc>
        <w:tc>
          <w:tcPr>
            <w:tcW w:w="1133" w:type="pct"/>
            <w:vAlign w:val="center"/>
          </w:tcPr>
          <w:p w14:paraId="1839489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304</w:t>
            </w:r>
          </w:p>
        </w:tc>
      </w:tr>
      <w:tr w:rsidR="00486554" w:rsidRPr="005614C3" w14:paraId="1D4C4B2A" w14:textId="77777777" w:rsidTr="002E4E70">
        <w:tc>
          <w:tcPr>
            <w:tcW w:w="1266" w:type="pct"/>
            <w:vAlign w:val="center"/>
          </w:tcPr>
          <w:p w14:paraId="1ED5909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0219DBD0"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51268F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1E50D01B" w14:textId="77777777" w:rsidR="00486554" w:rsidRPr="005614C3" w:rsidRDefault="00486554">
            <w:pPr>
              <w:rPr>
                <w:snapToGrid w:val="0"/>
                <w:szCs w:val="24"/>
                <w:lang w:eastAsia="en-US"/>
              </w:rPr>
            </w:pPr>
            <w:r>
              <w:rPr>
                <w:snapToGrid w:val="0"/>
                <w:szCs w:val="24"/>
                <w:lang w:eastAsia="en-US"/>
              </w:rPr>
              <w:t>*</w:t>
            </w:r>
          </w:p>
        </w:tc>
      </w:tr>
      <w:tr w:rsidR="00486554" w:rsidRPr="005614C3" w14:paraId="65E097BB" w14:textId="77777777" w:rsidTr="002E4E70">
        <w:trPr>
          <w:trHeight w:val="125"/>
        </w:trPr>
        <w:tc>
          <w:tcPr>
            <w:tcW w:w="1266" w:type="pct"/>
            <w:vAlign w:val="center"/>
          </w:tcPr>
          <w:p w14:paraId="12EC5C4F"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109DF235" w14:textId="15289883" w:rsidR="00486554" w:rsidRPr="00BF09A3" w:rsidRDefault="00B4737D">
            <w:pPr>
              <w:rPr>
                <w:snapToGrid w:val="0"/>
                <w:szCs w:val="24"/>
                <w:lang w:eastAsia="en-US"/>
              </w:rPr>
            </w:pPr>
            <w:r>
              <w:rPr>
                <w:snapToGrid w:val="0"/>
                <w:szCs w:val="24"/>
                <w:lang w:eastAsia="en-US"/>
              </w:rPr>
              <w:t>NA</w:t>
            </w:r>
          </w:p>
        </w:tc>
        <w:tc>
          <w:tcPr>
            <w:tcW w:w="2132" w:type="pct"/>
            <w:vAlign w:val="center"/>
          </w:tcPr>
          <w:p w14:paraId="166194E0"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38992300" w14:textId="77777777" w:rsidR="00486554" w:rsidRPr="005614C3" w:rsidRDefault="00486554">
            <w:pPr>
              <w:rPr>
                <w:snapToGrid w:val="0"/>
                <w:szCs w:val="24"/>
                <w:lang w:eastAsia="en-US"/>
              </w:rPr>
            </w:pPr>
            <w:r>
              <w:rPr>
                <w:snapToGrid w:val="0"/>
                <w:szCs w:val="24"/>
                <w:lang w:eastAsia="en-US"/>
              </w:rPr>
              <w:t>1.0</w:t>
            </w:r>
          </w:p>
        </w:tc>
      </w:tr>
      <w:tr w:rsidR="00486554" w14:paraId="14C87C56" w14:textId="77777777" w:rsidTr="002E4E70">
        <w:trPr>
          <w:trHeight w:val="188"/>
        </w:trPr>
        <w:tc>
          <w:tcPr>
            <w:tcW w:w="1266" w:type="pct"/>
            <w:vAlign w:val="center"/>
          </w:tcPr>
          <w:p w14:paraId="7429CDE0"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02CC0EA1" w14:textId="516F8C64" w:rsidR="00486554" w:rsidRPr="00BF09A3" w:rsidRDefault="00B4737D">
            <w:pPr>
              <w:rPr>
                <w:snapToGrid w:val="0"/>
                <w:szCs w:val="24"/>
                <w:lang w:eastAsia="en-US"/>
              </w:rPr>
            </w:pPr>
            <w:r>
              <w:rPr>
                <w:snapToGrid w:val="0"/>
                <w:szCs w:val="24"/>
                <w:lang w:eastAsia="en-US"/>
              </w:rPr>
              <w:t>NA</w:t>
            </w:r>
          </w:p>
        </w:tc>
        <w:tc>
          <w:tcPr>
            <w:tcW w:w="2132" w:type="pct"/>
            <w:vAlign w:val="center"/>
          </w:tcPr>
          <w:p w14:paraId="6959DA87" w14:textId="77777777" w:rsidR="00486554" w:rsidRDefault="00486554">
            <w:r w:rsidRPr="00E46AC5">
              <w:rPr>
                <w:snapToGrid w:val="0"/>
                <w:szCs w:val="24"/>
                <w:lang w:eastAsia="en-US"/>
              </w:rPr>
              <w:t>100%</w:t>
            </w:r>
          </w:p>
        </w:tc>
        <w:tc>
          <w:tcPr>
            <w:tcW w:w="1133" w:type="pct"/>
            <w:vAlign w:val="center"/>
          </w:tcPr>
          <w:p w14:paraId="3721550C" w14:textId="77777777" w:rsidR="00486554" w:rsidRDefault="00486554">
            <w:r w:rsidRPr="00E46AC5">
              <w:rPr>
                <w:snapToGrid w:val="0"/>
                <w:szCs w:val="24"/>
                <w:lang w:eastAsia="en-US"/>
              </w:rPr>
              <w:t>100%</w:t>
            </w:r>
          </w:p>
        </w:tc>
      </w:tr>
      <w:tr w:rsidR="00486554" w14:paraId="3408ADC9" w14:textId="77777777" w:rsidTr="002E4E70">
        <w:trPr>
          <w:trHeight w:val="98"/>
        </w:trPr>
        <w:tc>
          <w:tcPr>
            <w:tcW w:w="1266" w:type="pct"/>
            <w:vAlign w:val="center"/>
          </w:tcPr>
          <w:p w14:paraId="6A56B3F3" w14:textId="77777777" w:rsidR="00486554" w:rsidRPr="001E5B9C" w:rsidRDefault="00486554">
            <w:pPr>
              <w:rPr>
                <w:snapToGrid w:val="0"/>
                <w:szCs w:val="24"/>
                <w:lang w:eastAsia="en-US"/>
              </w:rPr>
            </w:pPr>
            <w:r>
              <w:rPr>
                <w:snapToGrid w:val="0"/>
                <w:szCs w:val="24"/>
                <w:lang w:eastAsia="en-US"/>
              </w:rPr>
              <w:t>MOC for nozzles</w:t>
            </w:r>
          </w:p>
        </w:tc>
        <w:tc>
          <w:tcPr>
            <w:tcW w:w="469" w:type="pct"/>
            <w:vAlign w:val="center"/>
          </w:tcPr>
          <w:p w14:paraId="1B4260C6" w14:textId="3F69B803" w:rsidR="00486554" w:rsidRPr="00BF09A3" w:rsidRDefault="00B4737D">
            <w:pPr>
              <w:rPr>
                <w:snapToGrid w:val="0"/>
                <w:szCs w:val="24"/>
                <w:lang w:eastAsia="en-US"/>
              </w:rPr>
            </w:pPr>
            <w:r>
              <w:rPr>
                <w:snapToGrid w:val="0"/>
                <w:szCs w:val="24"/>
                <w:lang w:eastAsia="en-US"/>
              </w:rPr>
              <w:t>NA</w:t>
            </w:r>
          </w:p>
        </w:tc>
        <w:tc>
          <w:tcPr>
            <w:tcW w:w="2132" w:type="pct"/>
            <w:vAlign w:val="center"/>
          </w:tcPr>
          <w:p w14:paraId="5C874A3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4D3637D4"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 xml:space="preserve"> 304</w:t>
            </w:r>
          </w:p>
        </w:tc>
      </w:tr>
      <w:tr w:rsidR="00486554" w14:paraId="426ABDDD" w14:textId="77777777" w:rsidTr="002E4E70">
        <w:trPr>
          <w:trHeight w:val="297"/>
        </w:trPr>
        <w:tc>
          <w:tcPr>
            <w:tcW w:w="1266" w:type="pct"/>
            <w:vAlign w:val="center"/>
          </w:tcPr>
          <w:p w14:paraId="4BFFD5D4" w14:textId="77777777" w:rsidR="00486554" w:rsidRDefault="00486554">
            <w:r w:rsidRPr="00322178">
              <w:rPr>
                <w:snapToGrid w:val="0"/>
                <w:szCs w:val="24"/>
                <w:lang w:eastAsia="en-US"/>
              </w:rPr>
              <w:t xml:space="preserve">MOC for </w:t>
            </w:r>
            <w:r>
              <w:rPr>
                <w:snapToGrid w:val="0"/>
                <w:szCs w:val="24"/>
                <w:lang w:eastAsia="en-US"/>
              </w:rPr>
              <w:t>flanges</w:t>
            </w:r>
          </w:p>
        </w:tc>
        <w:tc>
          <w:tcPr>
            <w:tcW w:w="469" w:type="pct"/>
            <w:vAlign w:val="center"/>
          </w:tcPr>
          <w:p w14:paraId="30BB0FBE" w14:textId="55C52334" w:rsidR="00486554" w:rsidRPr="00BF09A3" w:rsidRDefault="00B4737D">
            <w:pPr>
              <w:rPr>
                <w:snapToGrid w:val="0"/>
                <w:szCs w:val="24"/>
                <w:lang w:eastAsia="en-US"/>
              </w:rPr>
            </w:pPr>
            <w:r>
              <w:rPr>
                <w:snapToGrid w:val="0"/>
                <w:szCs w:val="24"/>
                <w:lang w:eastAsia="en-US"/>
              </w:rPr>
              <w:t>NA</w:t>
            </w:r>
          </w:p>
        </w:tc>
        <w:tc>
          <w:tcPr>
            <w:tcW w:w="2132" w:type="pct"/>
            <w:vAlign w:val="center"/>
          </w:tcPr>
          <w:p w14:paraId="1357AAD1"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2540CFA5"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304</w:t>
            </w:r>
          </w:p>
        </w:tc>
      </w:tr>
      <w:tr w:rsidR="00486554" w14:paraId="0097C24C" w14:textId="77777777" w:rsidTr="002E4E70">
        <w:trPr>
          <w:trHeight w:val="70"/>
        </w:trPr>
        <w:tc>
          <w:tcPr>
            <w:tcW w:w="1266" w:type="pct"/>
            <w:vAlign w:val="center"/>
          </w:tcPr>
          <w:p w14:paraId="1402A7B9" w14:textId="77777777" w:rsidR="00486554" w:rsidRDefault="00486554" w:rsidP="00036234">
            <w:r w:rsidRPr="00322178">
              <w:rPr>
                <w:snapToGrid w:val="0"/>
                <w:lang w:eastAsia="en-US"/>
              </w:rPr>
              <w:t xml:space="preserve">MOC for </w:t>
            </w:r>
            <w:r>
              <w:rPr>
                <w:snapToGrid w:val="0"/>
                <w:lang w:eastAsia="en-US"/>
              </w:rPr>
              <w:t>bolts and nuts</w:t>
            </w:r>
          </w:p>
        </w:tc>
        <w:tc>
          <w:tcPr>
            <w:tcW w:w="469" w:type="pct"/>
            <w:vAlign w:val="center"/>
          </w:tcPr>
          <w:p w14:paraId="44E90EEB" w14:textId="06E4731C" w:rsidR="00486554" w:rsidRPr="00BF09A3" w:rsidRDefault="00B4737D" w:rsidP="00036234">
            <w:pPr>
              <w:rPr>
                <w:snapToGrid w:val="0"/>
                <w:lang w:eastAsia="en-US"/>
              </w:rPr>
            </w:pPr>
            <w:r>
              <w:rPr>
                <w:snapToGrid w:val="0"/>
                <w:lang w:eastAsia="en-US"/>
              </w:rPr>
              <w:t>NA</w:t>
            </w:r>
          </w:p>
        </w:tc>
        <w:tc>
          <w:tcPr>
            <w:tcW w:w="2132" w:type="pct"/>
            <w:vAlign w:val="center"/>
          </w:tcPr>
          <w:p w14:paraId="3BEE1561" w14:textId="77777777" w:rsidR="00486554" w:rsidRPr="0093778C" w:rsidRDefault="00654CE3" w:rsidP="00036234">
            <w:r>
              <w:rPr>
                <w:snapToGrid w:val="0"/>
                <w:lang w:eastAsia="en-US"/>
              </w:rPr>
              <w:t>SS</w:t>
            </w:r>
            <w:r w:rsidR="00486554" w:rsidRPr="0093778C">
              <w:rPr>
                <w:snapToGrid w:val="0"/>
                <w:lang w:eastAsia="en-US"/>
              </w:rPr>
              <w:t>3</w:t>
            </w:r>
            <w:r w:rsidR="00486554">
              <w:rPr>
                <w:snapToGrid w:val="0"/>
                <w:lang w:eastAsia="en-US"/>
              </w:rPr>
              <w:t>16 L</w:t>
            </w:r>
          </w:p>
        </w:tc>
        <w:tc>
          <w:tcPr>
            <w:tcW w:w="1133" w:type="pct"/>
            <w:vAlign w:val="center"/>
          </w:tcPr>
          <w:p w14:paraId="37B6F312" w14:textId="77777777" w:rsidR="00486554" w:rsidRDefault="00654CE3" w:rsidP="00036234">
            <w:r>
              <w:rPr>
                <w:snapToGrid w:val="0"/>
                <w:lang w:eastAsia="en-US"/>
              </w:rPr>
              <w:t>SS</w:t>
            </w:r>
            <w:r w:rsidR="00486554" w:rsidRPr="00372A62">
              <w:rPr>
                <w:snapToGrid w:val="0"/>
                <w:lang w:eastAsia="en-US"/>
              </w:rPr>
              <w:t>304</w:t>
            </w:r>
          </w:p>
        </w:tc>
      </w:tr>
      <w:tr w:rsidR="00486554" w14:paraId="23159469" w14:textId="77777777" w:rsidTr="002E4E70">
        <w:trPr>
          <w:trHeight w:val="215"/>
        </w:trPr>
        <w:tc>
          <w:tcPr>
            <w:tcW w:w="1266" w:type="pct"/>
            <w:vAlign w:val="center"/>
          </w:tcPr>
          <w:p w14:paraId="59059F65" w14:textId="77777777" w:rsidR="00486554" w:rsidRPr="001E5B9C" w:rsidRDefault="00486554" w:rsidP="00036234">
            <w:pPr>
              <w:rPr>
                <w:snapToGrid w:val="0"/>
                <w:lang w:eastAsia="en-US"/>
              </w:rPr>
            </w:pPr>
            <w:r>
              <w:rPr>
                <w:snapToGrid w:val="0"/>
                <w:lang w:eastAsia="en-US"/>
              </w:rPr>
              <w:t>Gaskets</w:t>
            </w:r>
          </w:p>
        </w:tc>
        <w:tc>
          <w:tcPr>
            <w:tcW w:w="469" w:type="pct"/>
            <w:vAlign w:val="center"/>
          </w:tcPr>
          <w:p w14:paraId="47C0D1F7" w14:textId="0520BE42" w:rsidR="00486554" w:rsidRPr="00BF09A3" w:rsidRDefault="00B4737D" w:rsidP="00036234">
            <w:pPr>
              <w:rPr>
                <w:snapToGrid w:val="0"/>
                <w:lang w:eastAsia="en-US"/>
              </w:rPr>
            </w:pPr>
            <w:r>
              <w:rPr>
                <w:snapToGrid w:val="0"/>
                <w:lang w:eastAsia="en-US"/>
              </w:rPr>
              <w:t>NA</w:t>
            </w:r>
          </w:p>
        </w:tc>
        <w:tc>
          <w:tcPr>
            <w:tcW w:w="2132" w:type="pct"/>
            <w:vAlign w:val="center"/>
          </w:tcPr>
          <w:p w14:paraId="4B43C1BA" w14:textId="77777777" w:rsidR="00486554" w:rsidRPr="005614C3" w:rsidRDefault="00486554" w:rsidP="00036234">
            <w:pPr>
              <w:rPr>
                <w:snapToGrid w:val="0"/>
                <w:lang w:eastAsia="en-US"/>
              </w:rPr>
            </w:pPr>
            <w:r>
              <w:rPr>
                <w:snapToGrid w:val="0"/>
                <w:lang w:eastAsia="en-US"/>
              </w:rPr>
              <w:t>Silicon</w:t>
            </w:r>
          </w:p>
        </w:tc>
        <w:tc>
          <w:tcPr>
            <w:tcW w:w="1133" w:type="pct"/>
            <w:vAlign w:val="center"/>
          </w:tcPr>
          <w:p w14:paraId="016BE3FA" w14:textId="77777777" w:rsidR="00486554" w:rsidRPr="005614C3" w:rsidRDefault="00486554" w:rsidP="00036234">
            <w:pPr>
              <w:rPr>
                <w:snapToGrid w:val="0"/>
                <w:lang w:eastAsia="en-US"/>
              </w:rPr>
            </w:pPr>
            <w:r>
              <w:rPr>
                <w:snapToGrid w:val="0"/>
                <w:lang w:eastAsia="en-US"/>
              </w:rPr>
              <w:t>PTFE</w:t>
            </w:r>
          </w:p>
        </w:tc>
      </w:tr>
      <w:tr w:rsidR="00486554" w14:paraId="3E0B3B9E" w14:textId="77777777" w:rsidTr="002E4E70">
        <w:trPr>
          <w:trHeight w:val="935"/>
        </w:trPr>
        <w:tc>
          <w:tcPr>
            <w:tcW w:w="1266" w:type="pct"/>
            <w:vAlign w:val="center"/>
          </w:tcPr>
          <w:p w14:paraId="0DEB4888" w14:textId="77777777" w:rsidR="00486554" w:rsidRPr="00884CA6" w:rsidRDefault="00486554">
            <w:pPr>
              <w:rPr>
                <w:snapToGrid w:val="0"/>
                <w:szCs w:val="24"/>
                <w:lang w:eastAsia="en-US"/>
              </w:rPr>
            </w:pPr>
            <w:r w:rsidRPr="00884CA6">
              <w:rPr>
                <w:snapToGrid w:val="0"/>
                <w:szCs w:val="24"/>
                <w:lang w:eastAsia="en-US"/>
              </w:rPr>
              <w:t>Sanitary Steam Traps</w:t>
            </w:r>
          </w:p>
        </w:tc>
        <w:tc>
          <w:tcPr>
            <w:tcW w:w="469" w:type="pct"/>
            <w:vAlign w:val="center"/>
          </w:tcPr>
          <w:p w14:paraId="164A33DB" w14:textId="542FAF96" w:rsidR="00486554" w:rsidRPr="00BF09A3" w:rsidRDefault="00B4737D">
            <w:pPr>
              <w:rPr>
                <w:snapToGrid w:val="0"/>
                <w:szCs w:val="24"/>
                <w:lang w:eastAsia="en-US"/>
              </w:rPr>
            </w:pPr>
            <w:r>
              <w:rPr>
                <w:snapToGrid w:val="0"/>
                <w:szCs w:val="24"/>
                <w:lang w:eastAsia="en-US"/>
              </w:rPr>
              <w:t>NA</w:t>
            </w:r>
          </w:p>
        </w:tc>
        <w:tc>
          <w:tcPr>
            <w:tcW w:w="2132" w:type="pct"/>
            <w:vAlign w:val="center"/>
          </w:tcPr>
          <w:p w14:paraId="37B41B5C" w14:textId="77777777" w:rsidR="00486554" w:rsidRPr="005614C3" w:rsidRDefault="00486554">
            <w:pPr>
              <w:rPr>
                <w:snapToGrid w:val="0"/>
                <w:szCs w:val="24"/>
                <w:lang w:eastAsia="en-US"/>
              </w:rPr>
            </w:pPr>
            <w:r>
              <w:rPr>
                <w:snapToGrid w:val="0"/>
                <w:szCs w:val="24"/>
                <w:lang w:eastAsia="en-US"/>
              </w:rPr>
              <w:t>316/316L</w:t>
            </w:r>
          </w:p>
        </w:tc>
        <w:tc>
          <w:tcPr>
            <w:tcW w:w="1133" w:type="pct"/>
            <w:vAlign w:val="center"/>
          </w:tcPr>
          <w:p w14:paraId="138A5C7F" w14:textId="77777777" w:rsidR="00486554" w:rsidRPr="005614C3" w:rsidRDefault="00486554">
            <w:pPr>
              <w:rPr>
                <w:snapToGrid w:val="0"/>
                <w:szCs w:val="24"/>
                <w:lang w:eastAsia="en-US"/>
              </w:rPr>
            </w:pPr>
            <w:r w:rsidRPr="00394463">
              <w:rPr>
                <w:snapToGrid w:val="0"/>
                <w:color w:val="000000" w:themeColor="text1"/>
                <w:szCs w:val="24"/>
                <w:lang w:eastAsia="en-US"/>
              </w:rPr>
              <w:t>Utility Each stage should have separate trap to drain condensate during sterilization</w:t>
            </w:r>
          </w:p>
        </w:tc>
      </w:tr>
    </w:tbl>
    <w:p w14:paraId="4FFB012D" w14:textId="6A6930BB" w:rsidR="00D03E61" w:rsidRPr="002E4E70" w:rsidRDefault="002E4E70" w:rsidP="00BE4F4D">
      <w:pPr>
        <w:rPr>
          <w:i/>
          <w:snapToGrid w:val="0"/>
          <w:sz w:val="20"/>
          <w:szCs w:val="24"/>
          <w:lang w:eastAsia="en-US"/>
        </w:rPr>
      </w:pPr>
      <w:r w:rsidRPr="002E4E70">
        <w:rPr>
          <w:b/>
          <w:i/>
          <w:snapToGrid w:val="0"/>
          <w:sz w:val="20"/>
          <w:szCs w:val="24"/>
          <w:lang w:eastAsia="en-US"/>
        </w:rPr>
        <w:t xml:space="preserve"> </w:t>
      </w:r>
      <w:r>
        <w:rPr>
          <w:b/>
          <w:i/>
          <w:snapToGrid w:val="0"/>
          <w:sz w:val="20"/>
          <w:szCs w:val="24"/>
          <w:lang w:eastAsia="en-US"/>
        </w:rPr>
        <w:t xml:space="preserve">       </w:t>
      </w:r>
      <w:proofErr w:type="gramStart"/>
      <w:r w:rsidR="00486554" w:rsidRPr="002E4E70">
        <w:rPr>
          <w:b/>
          <w:i/>
          <w:snapToGrid w:val="0"/>
          <w:sz w:val="20"/>
          <w:szCs w:val="24"/>
          <w:lang w:eastAsia="en-US"/>
        </w:rPr>
        <w:t>Note:*</w:t>
      </w:r>
      <w:proofErr w:type="gramEnd"/>
      <w:r w:rsidR="00486554" w:rsidRPr="002E4E70">
        <w:rPr>
          <w:b/>
          <w:i/>
          <w:snapToGrid w:val="0"/>
          <w:sz w:val="20"/>
          <w:szCs w:val="24"/>
          <w:lang w:eastAsia="en-US"/>
        </w:rPr>
        <w:t xml:space="preserve"> </w:t>
      </w:r>
      <w:r w:rsidR="00486554" w:rsidRPr="002E4E70">
        <w:rPr>
          <w:i/>
          <w:snapToGrid w:val="0"/>
          <w:sz w:val="20"/>
          <w:szCs w:val="24"/>
          <w:lang w:eastAsia="en-US"/>
        </w:rPr>
        <w:t>To be specified by vendor</w:t>
      </w:r>
    </w:p>
    <w:p w14:paraId="5B4C4FCE" w14:textId="77777777" w:rsidR="007A6879" w:rsidRPr="00D366B1" w:rsidRDefault="007A6879" w:rsidP="007A6879">
      <w:pPr>
        <w:rPr>
          <w:b/>
          <w:snapToGrid w:val="0"/>
          <w:szCs w:val="24"/>
          <w:u w:val="single"/>
          <w:lang w:eastAsia="en-US"/>
        </w:rPr>
      </w:pPr>
    </w:p>
    <w:p w14:paraId="28407079" w14:textId="161F614D" w:rsidR="004A51BC" w:rsidRPr="007A6879" w:rsidRDefault="007A6879" w:rsidP="00BE4F4D">
      <w:pPr>
        <w:pStyle w:val="ListParagraph"/>
        <w:numPr>
          <w:ilvl w:val="0"/>
          <w:numId w:val="17"/>
        </w:numPr>
        <w:tabs>
          <w:tab w:val="left" w:pos="810"/>
          <w:tab w:val="left" w:pos="1080"/>
        </w:tabs>
        <w:spacing w:line="360" w:lineRule="auto"/>
        <w:rPr>
          <w:snapToGrid w:val="0"/>
          <w:u w:val="single"/>
          <w:lang w:eastAsia="en-US"/>
        </w:rPr>
      </w:pPr>
      <w:r w:rsidRPr="000A71C4">
        <w:t>Nozzle Orientation Details (Top Dish):</w:t>
      </w:r>
    </w:p>
    <w:p w14:paraId="4B27953E" w14:textId="77777777" w:rsidR="00486554" w:rsidRPr="002E6DA3" w:rsidRDefault="00486554" w:rsidP="005D4A3E">
      <w:pPr>
        <w:pStyle w:val="Subtitle"/>
        <w:numPr>
          <w:ilvl w:val="0"/>
          <w:numId w:val="44"/>
        </w:numPr>
        <w:ind w:hanging="435"/>
        <w:rPr>
          <w:rStyle w:val="SubtleEmphasis"/>
          <w:rFonts w:eastAsia="SimSun" w:cs="Times New Roman"/>
          <w:b/>
          <w:iCs/>
          <w:spacing w:val="0"/>
          <w:szCs w:val="20"/>
        </w:rPr>
      </w:pPr>
      <w:r w:rsidRPr="005D4A3E">
        <w:rPr>
          <w:rStyle w:val="SubtleEmphasis"/>
          <w:b/>
          <w:iCs/>
        </w:rPr>
        <w:t xml:space="preserve"> </w:t>
      </w:r>
      <w:r w:rsidR="000A71C4" w:rsidRPr="002E6DA3">
        <w:rPr>
          <w:rStyle w:val="SubtleEmphasis"/>
          <w:b/>
          <w:iCs/>
        </w:rPr>
        <w:t xml:space="preserve">System Specifications </w:t>
      </w:r>
    </w:p>
    <w:tbl>
      <w:tblPr>
        <w:tblpPr w:leftFromText="180" w:rightFromText="180" w:vertAnchor="text" w:horzAnchor="margin" w:tblpX="250" w:tblpY="222"/>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1422"/>
        <w:gridCol w:w="1194"/>
        <w:gridCol w:w="2268"/>
        <w:gridCol w:w="2194"/>
        <w:gridCol w:w="1804"/>
      </w:tblGrid>
      <w:tr w:rsidR="00783D45" w:rsidRPr="00672A13" w14:paraId="6068AD4E" w14:textId="77777777" w:rsidTr="006C53F9">
        <w:trPr>
          <w:trHeight w:val="24"/>
        </w:trPr>
        <w:tc>
          <w:tcPr>
            <w:tcW w:w="602" w:type="pct"/>
            <w:vAlign w:val="center"/>
          </w:tcPr>
          <w:p w14:paraId="5C1F74CA" w14:textId="77777777" w:rsidR="00783D45" w:rsidRPr="00672A13" w:rsidRDefault="00783D45" w:rsidP="006C53F9">
            <w:pPr>
              <w:rPr>
                <w:b/>
                <w:szCs w:val="24"/>
              </w:rPr>
            </w:pPr>
            <w:r w:rsidRPr="005C239F">
              <w:rPr>
                <w:b/>
                <w:bCs/>
              </w:rPr>
              <w:t>NOZZLE</w:t>
            </w:r>
            <w:r>
              <w:rPr>
                <w:b/>
                <w:szCs w:val="24"/>
              </w:rPr>
              <w:t xml:space="preserve"> </w:t>
            </w:r>
            <w:r w:rsidRPr="00672A13">
              <w:rPr>
                <w:b/>
                <w:szCs w:val="24"/>
              </w:rPr>
              <w:t>No.</w:t>
            </w:r>
          </w:p>
        </w:tc>
        <w:tc>
          <w:tcPr>
            <w:tcW w:w="704" w:type="pct"/>
            <w:vAlign w:val="center"/>
          </w:tcPr>
          <w:p w14:paraId="3DD0622C" w14:textId="1058BBA6" w:rsidR="00783D45" w:rsidRPr="00672A13" w:rsidRDefault="004976C5" w:rsidP="006C53F9">
            <w:pPr>
              <w:rPr>
                <w:b/>
                <w:szCs w:val="24"/>
              </w:rPr>
            </w:pPr>
            <w:r>
              <w:rPr>
                <w:b/>
                <w:szCs w:val="24"/>
              </w:rPr>
              <w:t>FUNCTION</w:t>
            </w:r>
            <w:ins w:id="6" w:author="Srikantaswamy V" w:date="2016-09-16T15:59:00Z">
              <w:r w:rsidR="00AF133E">
                <w:rPr>
                  <w:b/>
                  <w:szCs w:val="24"/>
                </w:rPr>
                <w:t xml:space="preserve"> </w:t>
              </w:r>
            </w:ins>
          </w:p>
        </w:tc>
        <w:tc>
          <w:tcPr>
            <w:tcW w:w="591" w:type="pct"/>
            <w:vAlign w:val="center"/>
          </w:tcPr>
          <w:p w14:paraId="7E52F4F7" w14:textId="77777777" w:rsidR="00783D45" w:rsidRPr="00672A13" w:rsidRDefault="00783D45" w:rsidP="006C53F9">
            <w:pPr>
              <w:rPr>
                <w:b/>
                <w:szCs w:val="24"/>
              </w:rPr>
            </w:pPr>
            <w:r w:rsidRPr="005C239F">
              <w:rPr>
                <w:b/>
                <w:bCs/>
              </w:rPr>
              <w:t xml:space="preserve">SIZE OF NOZZLE </w:t>
            </w:r>
            <w:r w:rsidRPr="00672A13">
              <w:rPr>
                <w:b/>
                <w:szCs w:val="24"/>
              </w:rPr>
              <w:t>(mm)</w:t>
            </w:r>
          </w:p>
        </w:tc>
        <w:tc>
          <w:tcPr>
            <w:tcW w:w="1123" w:type="pct"/>
            <w:vAlign w:val="center"/>
          </w:tcPr>
          <w:p w14:paraId="4F8CB6C5" w14:textId="77777777" w:rsidR="00783D45" w:rsidRPr="00672A13" w:rsidRDefault="00783D45" w:rsidP="006C53F9">
            <w:pPr>
              <w:rPr>
                <w:b/>
                <w:szCs w:val="24"/>
              </w:rPr>
            </w:pPr>
            <w:r w:rsidRPr="00672A13">
              <w:rPr>
                <w:b/>
                <w:szCs w:val="24"/>
              </w:rPr>
              <w:t>END CONNECTION</w:t>
            </w:r>
          </w:p>
        </w:tc>
        <w:tc>
          <w:tcPr>
            <w:tcW w:w="1086" w:type="pct"/>
            <w:vAlign w:val="center"/>
          </w:tcPr>
          <w:p w14:paraId="644C73F6" w14:textId="77777777" w:rsidR="00783D45" w:rsidRPr="00672A13" w:rsidRDefault="00783D45" w:rsidP="006C53F9">
            <w:pPr>
              <w:rPr>
                <w:b/>
                <w:szCs w:val="24"/>
              </w:rPr>
            </w:pPr>
            <w:r w:rsidRPr="00672A13">
              <w:rPr>
                <w:b/>
                <w:szCs w:val="24"/>
              </w:rPr>
              <w:t>MATERIAL</w:t>
            </w:r>
          </w:p>
        </w:tc>
        <w:tc>
          <w:tcPr>
            <w:tcW w:w="893" w:type="pct"/>
            <w:vAlign w:val="center"/>
          </w:tcPr>
          <w:p w14:paraId="6409A0BF" w14:textId="77777777" w:rsidR="00783D45" w:rsidRPr="00672A13" w:rsidRDefault="00783D45" w:rsidP="006C53F9">
            <w:pPr>
              <w:rPr>
                <w:b/>
                <w:szCs w:val="24"/>
              </w:rPr>
            </w:pPr>
            <w:r w:rsidRPr="00291AD6">
              <w:rPr>
                <w:b/>
                <w:sz w:val="22"/>
                <w:szCs w:val="22"/>
              </w:rPr>
              <w:t>ORIENTATION (</w:t>
            </w:r>
            <w:r w:rsidRPr="00672A13">
              <w:rPr>
                <w:b/>
                <w:szCs w:val="24"/>
              </w:rPr>
              <w:t>degrees)</w:t>
            </w:r>
          </w:p>
        </w:tc>
      </w:tr>
      <w:tr w:rsidR="00783D45" w:rsidRPr="00672A13" w14:paraId="0536AC8F" w14:textId="77777777" w:rsidTr="006C53F9">
        <w:trPr>
          <w:trHeight w:val="24"/>
        </w:trPr>
        <w:tc>
          <w:tcPr>
            <w:tcW w:w="602" w:type="pct"/>
            <w:vAlign w:val="center"/>
          </w:tcPr>
          <w:p w14:paraId="2ACD7516" w14:textId="77777777" w:rsidR="00783D45" w:rsidRPr="00672A13" w:rsidRDefault="00783D45" w:rsidP="006C53F9">
            <w:pPr>
              <w:rPr>
                <w:szCs w:val="24"/>
              </w:rPr>
            </w:pPr>
            <w:r>
              <w:rPr>
                <w:szCs w:val="24"/>
              </w:rPr>
              <w:t>*</w:t>
            </w:r>
          </w:p>
        </w:tc>
        <w:tc>
          <w:tcPr>
            <w:tcW w:w="704" w:type="pct"/>
            <w:vAlign w:val="center"/>
          </w:tcPr>
          <w:p w14:paraId="2711881D" w14:textId="77777777" w:rsidR="00783D45" w:rsidRPr="00672A13" w:rsidRDefault="00783D45" w:rsidP="006C53F9">
            <w:pPr>
              <w:rPr>
                <w:szCs w:val="24"/>
              </w:rPr>
            </w:pPr>
            <w:r>
              <w:rPr>
                <w:szCs w:val="24"/>
              </w:rPr>
              <w:t>Manhole/Hand hole</w:t>
            </w:r>
          </w:p>
        </w:tc>
        <w:tc>
          <w:tcPr>
            <w:tcW w:w="591" w:type="pct"/>
            <w:vAlign w:val="center"/>
          </w:tcPr>
          <w:p w14:paraId="669F8013" w14:textId="77777777" w:rsidR="00783D45" w:rsidRPr="00672A13" w:rsidRDefault="00783D45" w:rsidP="006C53F9">
            <w:pPr>
              <w:rPr>
                <w:szCs w:val="24"/>
              </w:rPr>
            </w:pPr>
            <w:r>
              <w:rPr>
                <w:szCs w:val="24"/>
              </w:rPr>
              <w:t>*</w:t>
            </w:r>
          </w:p>
        </w:tc>
        <w:tc>
          <w:tcPr>
            <w:tcW w:w="1123" w:type="pct"/>
            <w:vAlign w:val="center"/>
          </w:tcPr>
          <w:p w14:paraId="100133F2" w14:textId="77777777" w:rsidR="00783D45" w:rsidRPr="00672A13" w:rsidRDefault="00783D45" w:rsidP="006C53F9">
            <w:pPr>
              <w:rPr>
                <w:szCs w:val="24"/>
              </w:rPr>
            </w:pPr>
            <w:r>
              <w:rPr>
                <w:szCs w:val="24"/>
              </w:rPr>
              <w:t>Bolted with spring bolts</w:t>
            </w:r>
          </w:p>
        </w:tc>
        <w:tc>
          <w:tcPr>
            <w:tcW w:w="1086" w:type="pct"/>
            <w:vAlign w:val="center"/>
          </w:tcPr>
          <w:p w14:paraId="193272A1"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F64484E" w14:textId="77777777" w:rsidR="00783D45" w:rsidRPr="00672A13" w:rsidRDefault="00783D45" w:rsidP="006C53F9">
            <w:pPr>
              <w:rPr>
                <w:szCs w:val="24"/>
              </w:rPr>
            </w:pPr>
            <w:r>
              <w:rPr>
                <w:szCs w:val="24"/>
              </w:rPr>
              <w:t>*</w:t>
            </w:r>
          </w:p>
        </w:tc>
      </w:tr>
      <w:tr w:rsidR="00783D45" w:rsidRPr="00672A13" w14:paraId="765104DD" w14:textId="77777777" w:rsidTr="006C53F9">
        <w:trPr>
          <w:trHeight w:val="24"/>
        </w:trPr>
        <w:tc>
          <w:tcPr>
            <w:tcW w:w="602" w:type="pct"/>
            <w:vAlign w:val="center"/>
          </w:tcPr>
          <w:p w14:paraId="1D86A3B9" w14:textId="77777777" w:rsidR="00783D45" w:rsidRPr="007C39B8" w:rsidRDefault="00783D45" w:rsidP="006C53F9">
            <w:pPr>
              <w:rPr>
                <w:szCs w:val="24"/>
              </w:rPr>
            </w:pPr>
            <w:r>
              <w:rPr>
                <w:szCs w:val="24"/>
              </w:rPr>
              <w:t>*</w:t>
            </w:r>
          </w:p>
        </w:tc>
        <w:tc>
          <w:tcPr>
            <w:tcW w:w="704" w:type="pct"/>
            <w:vAlign w:val="center"/>
          </w:tcPr>
          <w:p w14:paraId="5143A568" w14:textId="77777777" w:rsidR="00783D45" w:rsidRPr="007C39B8" w:rsidRDefault="00783D45" w:rsidP="006C53F9">
            <w:pPr>
              <w:rPr>
                <w:szCs w:val="24"/>
              </w:rPr>
            </w:pPr>
            <w:r>
              <w:rPr>
                <w:szCs w:val="24"/>
              </w:rPr>
              <w:t>Agitator Flange</w:t>
            </w:r>
          </w:p>
        </w:tc>
        <w:tc>
          <w:tcPr>
            <w:tcW w:w="591" w:type="pct"/>
            <w:vAlign w:val="center"/>
          </w:tcPr>
          <w:p w14:paraId="2B2D5F46" w14:textId="77777777" w:rsidR="00783D45" w:rsidRDefault="00783D45" w:rsidP="006C53F9">
            <w:pPr>
              <w:rPr>
                <w:szCs w:val="24"/>
              </w:rPr>
            </w:pPr>
            <w:r>
              <w:rPr>
                <w:szCs w:val="24"/>
              </w:rPr>
              <w:t>*</w:t>
            </w:r>
          </w:p>
        </w:tc>
        <w:tc>
          <w:tcPr>
            <w:tcW w:w="1123" w:type="pct"/>
            <w:vAlign w:val="center"/>
          </w:tcPr>
          <w:p w14:paraId="06ACC7C4" w14:textId="77777777" w:rsidR="00783D45" w:rsidRDefault="00783D45" w:rsidP="006C53F9">
            <w:pPr>
              <w:rPr>
                <w:szCs w:val="24"/>
              </w:rPr>
            </w:pPr>
            <w:r>
              <w:rPr>
                <w:szCs w:val="24"/>
              </w:rPr>
              <w:t>*</w:t>
            </w:r>
          </w:p>
        </w:tc>
        <w:tc>
          <w:tcPr>
            <w:tcW w:w="1086" w:type="pct"/>
            <w:vAlign w:val="center"/>
          </w:tcPr>
          <w:p w14:paraId="2D785AAF"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7D3BB30D" w14:textId="77777777" w:rsidR="00783D45" w:rsidRPr="007C39B8" w:rsidRDefault="00783D45" w:rsidP="006C53F9">
            <w:pPr>
              <w:rPr>
                <w:szCs w:val="24"/>
              </w:rPr>
            </w:pPr>
            <w:r>
              <w:rPr>
                <w:szCs w:val="24"/>
              </w:rPr>
              <w:t>Cover Center</w:t>
            </w:r>
          </w:p>
        </w:tc>
      </w:tr>
      <w:tr w:rsidR="00783D45" w:rsidRPr="00672A13" w14:paraId="523EBEF3" w14:textId="77777777" w:rsidTr="006C53F9">
        <w:trPr>
          <w:trHeight w:val="24"/>
        </w:trPr>
        <w:tc>
          <w:tcPr>
            <w:tcW w:w="602" w:type="pct"/>
            <w:vAlign w:val="center"/>
          </w:tcPr>
          <w:p w14:paraId="1D3477F7" w14:textId="77777777" w:rsidR="00783D45" w:rsidRPr="00672A13" w:rsidRDefault="00783D45" w:rsidP="006C53F9">
            <w:pPr>
              <w:rPr>
                <w:szCs w:val="24"/>
              </w:rPr>
            </w:pPr>
            <w:r>
              <w:rPr>
                <w:szCs w:val="24"/>
              </w:rPr>
              <w:t>*</w:t>
            </w:r>
          </w:p>
        </w:tc>
        <w:tc>
          <w:tcPr>
            <w:tcW w:w="704" w:type="pct"/>
            <w:vAlign w:val="center"/>
          </w:tcPr>
          <w:p w14:paraId="00EB04F1" w14:textId="6699DB7D" w:rsidR="00783D45" w:rsidRPr="007C39B8" w:rsidRDefault="00783D45" w:rsidP="006C53F9">
            <w:pPr>
              <w:rPr>
                <w:szCs w:val="24"/>
              </w:rPr>
            </w:pPr>
            <w:r>
              <w:rPr>
                <w:szCs w:val="24"/>
              </w:rPr>
              <w:t xml:space="preserve">2   </w:t>
            </w:r>
            <w:r w:rsidR="00B63096">
              <w:rPr>
                <w:szCs w:val="24"/>
              </w:rPr>
              <w:t>No’s</w:t>
            </w:r>
            <w:r>
              <w:rPr>
                <w:szCs w:val="24"/>
              </w:rPr>
              <w:t xml:space="preserve"> Rotary Spray ball/</w:t>
            </w:r>
            <w:r w:rsidRPr="007C39B8">
              <w:rPr>
                <w:szCs w:val="24"/>
              </w:rPr>
              <w:t xml:space="preserve">CIP </w:t>
            </w:r>
          </w:p>
        </w:tc>
        <w:tc>
          <w:tcPr>
            <w:tcW w:w="591" w:type="pct"/>
            <w:vAlign w:val="center"/>
          </w:tcPr>
          <w:p w14:paraId="53294C98" w14:textId="77777777" w:rsidR="00783D45" w:rsidRPr="007C39B8" w:rsidRDefault="00783D45" w:rsidP="006C53F9">
            <w:pPr>
              <w:rPr>
                <w:szCs w:val="24"/>
              </w:rPr>
            </w:pPr>
            <w:r>
              <w:rPr>
                <w:szCs w:val="24"/>
              </w:rPr>
              <w:t>*</w:t>
            </w:r>
          </w:p>
        </w:tc>
        <w:tc>
          <w:tcPr>
            <w:tcW w:w="1123" w:type="pct"/>
            <w:vAlign w:val="center"/>
          </w:tcPr>
          <w:p w14:paraId="726C4227" w14:textId="77777777" w:rsidR="00783D45" w:rsidRPr="007C39B8" w:rsidRDefault="00783D45" w:rsidP="006C53F9">
            <w:pPr>
              <w:rPr>
                <w:szCs w:val="24"/>
              </w:rPr>
            </w:pPr>
            <w:r>
              <w:rPr>
                <w:szCs w:val="24"/>
              </w:rPr>
              <w:t>*</w:t>
            </w:r>
          </w:p>
        </w:tc>
        <w:tc>
          <w:tcPr>
            <w:tcW w:w="1086" w:type="pct"/>
            <w:vAlign w:val="center"/>
          </w:tcPr>
          <w:p w14:paraId="3E32BCCB"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B817D81" w14:textId="77777777" w:rsidR="00783D45" w:rsidRPr="007C39B8" w:rsidRDefault="00783D45" w:rsidP="006C53F9">
            <w:pPr>
              <w:rPr>
                <w:szCs w:val="24"/>
              </w:rPr>
            </w:pPr>
          </w:p>
          <w:p w14:paraId="71B89BD2" w14:textId="77777777" w:rsidR="00783D45" w:rsidRPr="007C39B8" w:rsidRDefault="00783D45" w:rsidP="006C53F9">
            <w:pPr>
              <w:rPr>
                <w:color w:val="C0504D"/>
                <w:szCs w:val="24"/>
              </w:rPr>
            </w:pPr>
            <w:r>
              <w:rPr>
                <w:szCs w:val="24"/>
              </w:rPr>
              <w:t>*</w:t>
            </w:r>
          </w:p>
        </w:tc>
      </w:tr>
      <w:tr w:rsidR="00783D45" w:rsidRPr="00672A13" w14:paraId="770C7BF0" w14:textId="77777777" w:rsidTr="006C53F9">
        <w:trPr>
          <w:trHeight w:val="24"/>
        </w:trPr>
        <w:tc>
          <w:tcPr>
            <w:tcW w:w="602" w:type="pct"/>
            <w:vAlign w:val="center"/>
          </w:tcPr>
          <w:p w14:paraId="4C304D43" w14:textId="77777777" w:rsidR="00783D45" w:rsidRPr="00672A13" w:rsidRDefault="00783D45" w:rsidP="006C53F9">
            <w:pPr>
              <w:rPr>
                <w:szCs w:val="24"/>
              </w:rPr>
            </w:pPr>
            <w:r>
              <w:rPr>
                <w:szCs w:val="24"/>
              </w:rPr>
              <w:t>*</w:t>
            </w:r>
          </w:p>
        </w:tc>
        <w:tc>
          <w:tcPr>
            <w:tcW w:w="704" w:type="pct"/>
            <w:vAlign w:val="center"/>
          </w:tcPr>
          <w:p w14:paraId="7410ED23" w14:textId="77777777" w:rsidR="00783D45" w:rsidRPr="00F252B4" w:rsidRDefault="00783D45" w:rsidP="006C53F9">
            <w:pPr>
              <w:rPr>
                <w:color w:val="000000" w:themeColor="text1"/>
                <w:szCs w:val="24"/>
              </w:rPr>
            </w:pPr>
            <w:r w:rsidRPr="00F252B4">
              <w:rPr>
                <w:color w:val="000000" w:themeColor="text1"/>
                <w:szCs w:val="24"/>
              </w:rPr>
              <w:t xml:space="preserve">Light Glass </w:t>
            </w:r>
          </w:p>
        </w:tc>
        <w:tc>
          <w:tcPr>
            <w:tcW w:w="591" w:type="pct"/>
            <w:vAlign w:val="center"/>
          </w:tcPr>
          <w:p w14:paraId="486643D6" w14:textId="77777777" w:rsidR="00783D45" w:rsidRPr="00672A13" w:rsidRDefault="00783D45" w:rsidP="006C53F9">
            <w:pPr>
              <w:rPr>
                <w:szCs w:val="24"/>
              </w:rPr>
            </w:pPr>
            <w:r>
              <w:rPr>
                <w:szCs w:val="24"/>
              </w:rPr>
              <w:t>*</w:t>
            </w:r>
          </w:p>
        </w:tc>
        <w:tc>
          <w:tcPr>
            <w:tcW w:w="1123" w:type="pct"/>
            <w:vAlign w:val="center"/>
          </w:tcPr>
          <w:p w14:paraId="164546C8" w14:textId="77777777" w:rsidR="00783D45" w:rsidRPr="00672A13" w:rsidRDefault="00783D45" w:rsidP="006C53F9">
            <w:pPr>
              <w:rPr>
                <w:szCs w:val="24"/>
              </w:rPr>
            </w:pPr>
            <w:r>
              <w:rPr>
                <w:szCs w:val="24"/>
              </w:rPr>
              <w:t>Bolted with gasket</w:t>
            </w:r>
          </w:p>
        </w:tc>
        <w:tc>
          <w:tcPr>
            <w:tcW w:w="1086" w:type="pct"/>
            <w:vAlign w:val="center"/>
          </w:tcPr>
          <w:p w14:paraId="7AB9188E" w14:textId="30786121" w:rsidR="00783D45" w:rsidRPr="00672A13" w:rsidRDefault="00783D45" w:rsidP="006C53F9">
            <w:pPr>
              <w:rPr>
                <w:szCs w:val="24"/>
              </w:rPr>
            </w:pPr>
            <w:r>
              <w:rPr>
                <w:szCs w:val="24"/>
              </w:rPr>
              <w:t>SS</w:t>
            </w:r>
            <w:r w:rsidRPr="00672A13">
              <w:rPr>
                <w:szCs w:val="24"/>
              </w:rPr>
              <w:t>316L W</w:t>
            </w:r>
            <w:r w:rsidR="00B63096">
              <w:rPr>
                <w:szCs w:val="24"/>
              </w:rPr>
              <w:t>ith</w:t>
            </w:r>
            <w:r w:rsidRPr="00672A13">
              <w:rPr>
                <w:szCs w:val="24"/>
              </w:rPr>
              <w:t xml:space="preserve"> </w:t>
            </w:r>
            <w:r w:rsidR="00B63096" w:rsidRPr="00672A13">
              <w:rPr>
                <w:szCs w:val="24"/>
              </w:rPr>
              <w:t>T</w:t>
            </w:r>
            <w:r w:rsidR="00B63096">
              <w:rPr>
                <w:szCs w:val="24"/>
              </w:rPr>
              <w:t>oughened Glass</w:t>
            </w:r>
          </w:p>
        </w:tc>
        <w:tc>
          <w:tcPr>
            <w:tcW w:w="893" w:type="pct"/>
            <w:vAlign w:val="center"/>
          </w:tcPr>
          <w:p w14:paraId="29EFFEBE" w14:textId="77777777" w:rsidR="00783D45" w:rsidRPr="00672A13" w:rsidRDefault="00783D45" w:rsidP="006C53F9">
            <w:pPr>
              <w:rPr>
                <w:szCs w:val="24"/>
              </w:rPr>
            </w:pPr>
            <w:r>
              <w:rPr>
                <w:szCs w:val="24"/>
              </w:rPr>
              <w:t>*</w:t>
            </w:r>
          </w:p>
        </w:tc>
      </w:tr>
      <w:tr w:rsidR="00783D45" w:rsidRPr="00672A13" w14:paraId="27022E38" w14:textId="77777777" w:rsidTr="006C53F9">
        <w:trPr>
          <w:trHeight w:val="24"/>
        </w:trPr>
        <w:tc>
          <w:tcPr>
            <w:tcW w:w="602" w:type="pct"/>
            <w:vAlign w:val="center"/>
          </w:tcPr>
          <w:p w14:paraId="34FB99E1" w14:textId="77777777" w:rsidR="00783D45" w:rsidRPr="00672A13" w:rsidRDefault="00783D45" w:rsidP="006C53F9">
            <w:pPr>
              <w:rPr>
                <w:szCs w:val="24"/>
              </w:rPr>
            </w:pPr>
            <w:r>
              <w:rPr>
                <w:szCs w:val="24"/>
              </w:rPr>
              <w:t>*</w:t>
            </w:r>
          </w:p>
        </w:tc>
        <w:tc>
          <w:tcPr>
            <w:tcW w:w="704" w:type="pct"/>
            <w:vAlign w:val="center"/>
          </w:tcPr>
          <w:p w14:paraId="334B1199" w14:textId="77777777" w:rsidR="00783D45" w:rsidRPr="00672A13" w:rsidRDefault="00783D45" w:rsidP="006C53F9">
            <w:pPr>
              <w:rPr>
                <w:szCs w:val="24"/>
              </w:rPr>
            </w:pPr>
            <w:r w:rsidRPr="00672A13">
              <w:rPr>
                <w:szCs w:val="24"/>
              </w:rPr>
              <w:t xml:space="preserve">Sight </w:t>
            </w:r>
            <w:r w:rsidRPr="00F252B4">
              <w:rPr>
                <w:color w:val="000000" w:themeColor="text1"/>
                <w:szCs w:val="24"/>
              </w:rPr>
              <w:t xml:space="preserve">Glass </w:t>
            </w:r>
          </w:p>
        </w:tc>
        <w:tc>
          <w:tcPr>
            <w:tcW w:w="591" w:type="pct"/>
            <w:vAlign w:val="center"/>
          </w:tcPr>
          <w:p w14:paraId="61EEF1A6" w14:textId="77777777" w:rsidR="00783D45" w:rsidRPr="00672A13" w:rsidRDefault="00783D45" w:rsidP="006C53F9">
            <w:pPr>
              <w:rPr>
                <w:szCs w:val="24"/>
              </w:rPr>
            </w:pPr>
            <w:r>
              <w:rPr>
                <w:szCs w:val="24"/>
              </w:rPr>
              <w:t>*</w:t>
            </w:r>
          </w:p>
        </w:tc>
        <w:tc>
          <w:tcPr>
            <w:tcW w:w="1123" w:type="pct"/>
            <w:vAlign w:val="center"/>
          </w:tcPr>
          <w:p w14:paraId="26B949B1" w14:textId="77777777" w:rsidR="00783D45" w:rsidRPr="00672A13" w:rsidRDefault="00783D45" w:rsidP="006C53F9">
            <w:pPr>
              <w:rPr>
                <w:szCs w:val="24"/>
              </w:rPr>
            </w:pPr>
            <w:r>
              <w:rPr>
                <w:szCs w:val="24"/>
              </w:rPr>
              <w:t>Bolted with gasket</w:t>
            </w:r>
          </w:p>
        </w:tc>
        <w:tc>
          <w:tcPr>
            <w:tcW w:w="1086" w:type="pct"/>
            <w:vAlign w:val="center"/>
          </w:tcPr>
          <w:p w14:paraId="2D4CE3B8" w14:textId="039AEEFE" w:rsidR="00783D45" w:rsidRPr="00672A13" w:rsidRDefault="00783D45" w:rsidP="006C53F9">
            <w:pPr>
              <w:rPr>
                <w:szCs w:val="24"/>
              </w:rPr>
            </w:pPr>
            <w:r>
              <w:rPr>
                <w:szCs w:val="24"/>
              </w:rPr>
              <w:t>SS</w:t>
            </w:r>
            <w:r w:rsidRPr="00672A13">
              <w:rPr>
                <w:szCs w:val="24"/>
              </w:rPr>
              <w:t>316L W</w:t>
            </w:r>
            <w:r w:rsidR="00B63096">
              <w:rPr>
                <w:szCs w:val="24"/>
              </w:rPr>
              <w:t>ith Toughened Glas</w:t>
            </w:r>
            <w:r w:rsidR="00AA7666">
              <w:rPr>
                <w:szCs w:val="24"/>
              </w:rPr>
              <w:t>s</w:t>
            </w:r>
          </w:p>
        </w:tc>
        <w:tc>
          <w:tcPr>
            <w:tcW w:w="893" w:type="pct"/>
            <w:vAlign w:val="center"/>
          </w:tcPr>
          <w:p w14:paraId="79C8CA34" w14:textId="77777777" w:rsidR="00783D45" w:rsidRPr="00672A13" w:rsidRDefault="00783D45" w:rsidP="006C53F9">
            <w:pPr>
              <w:rPr>
                <w:szCs w:val="24"/>
              </w:rPr>
            </w:pPr>
            <w:r>
              <w:rPr>
                <w:szCs w:val="24"/>
              </w:rPr>
              <w:t>*</w:t>
            </w:r>
          </w:p>
        </w:tc>
      </w:tr>
      <w:tr w:rsidR="00783D45" w:rsidRPr="00672A13" w14:paraId="791CEA87" w14:textId="77777777" w:rsidTr="006C53F9">
        <w:trPr>
          <w:trHeight w:val="24"/>
        </w:trPr>
        <w:tc>
          <w:tcPr>
            <w:tcW w:w="602" w:type="pct"/>
            <w:vAlign w:val="center"/>
          </w:tcPr>
          <w:p w14:paraId="19B3E19A" w14:textId="77777777" w:rsidR="00783D45" w:rsidRPr="00672A13" w:rsidRDefault="00783D45" w:rsidP="006C53F9">
            <w:pPr>
              <w:rPr>
                <w:szCs w:val="24"/>
              </w:rPr>
            </w:pPr>
            <w:r>
              <w:rPr>
                <w:szCs w:val="24"/>
              </w:rPr>
              <w:t>*</w:t>
            </w:r>
          </w:p>
        </w:tc>
        <w:tc>
          <w:tcPr>
            <w:tcW w:w="704" w:type="pct"/>
            <w:vAlign w:val="center"/>
          </w:tcPr>
          <w:p w14:paraId="24E2A0D2" w14:textId="77777777" w:rsidR="00783D45" w:rsidRPr="00672A13" w:rsidRDefault="00783D45" w:rsidP="006C53F9">
            <w:pPr>
              <w:rPr>
                <w:szCs w:val="24"/>
              </w:rPr>
            </w:pPr>
            <w:r w:rsidRPr="00672A13">
              <w:rPr>
                <w:szCs w:val="24"/>
              </w:rPr>
              <w:t>Rupture Disc</w:t>
            </w:r>
          </w:p>
        </w:tc>
        <w:tc>
          <w:tcPr>
            <w:tcW w:w="591" w:type="pct"/>
            <w:vAlign w:val="center"/>
          </w:tcPr>
          <w:p w14:paraId="254063E5" w14:textId="77777777" w:rsidR="00783D45" w:rsidRPr="00672A13" w:rsidRDefault="00783D45" w:rsidP="006C53F9">
            <w:pPr>
              <w:rPr>
                <w:szCs w:val="24"/>
              </w:rPr>
            </w:pPr>
            <w:r>
              <w:rPr>
                <w:szCs w:val="24"/>
              </w:rPr>
              <w:t>*</w:t>
            </w:r>
          </w:p>
        </w:tc>
        <w:tc>
          <w:tcPr>
            <w:tcW w:w="1123" w:type="pct"/>
            <w:vAlign w:val="center"/>
          </w:tcPr>
          <w:p w14:paraId="3245063C" w14:textId="37864717" w:rsidR="00783D45" w:rsidRPr="00672A13" w:rsidRDefault="00821ED9" w:rsidP="006C53F9">
            <w:pPr>
              <w:rPr>
                <w:szCs w:val="24"/>
              </w:rPr>
            </w:pPr>
            <w:r>
              <w:rPr>
                <w:szCs w:val="24"/>
              </w:rPr>
              <w:t xml:space="preserve"> </w:t>
            </w:r>
            <w:r w:rsidR="005C7DEA">
              <w:rPr>
                <w:szCs w:val="24"/>
              </w:rPr>
              <w:t xml:space="preserve"> Sterile</w:t>
            </w:r>
            <w:r w:rsidR="005C7DEA" w:rsidRPr="009E7AC6">
              <w:rPr>
                <w:szCs w:val="24"/>
              </w:rPr>
              <w:t xml:space="preserve"> Union</w:t>
            </w:r>
          </w:p>
        </w:tc>
        <w:tc>
          <w:tcPr>
            <w:tcW w:w="1086" w:type="pct"/>
            <w:vAlign w:val="center"/>
          </w:tcPr>
          <w:p w14:paraId="1D0CEE8F" w14:textId="77777777" w:rsidR="00783D45" w:rsidRDefault="00783D45" w:rsidP="006C53F9">
            <w:r w:rsidRPr="00C1012B">
              <w:rPr>
                <w:szCs w:val="24"/>
              </w:rPr>
              <w:t>SS316L</w:t>
            </w:r>
          </w:p>
        </w:tc>
        <w:tc>
          <w:tcPr>
            <w:tcW w:w="893" w:type="pct"/>
            <w:vAlign w:val="center"/>
          </w:tcPr>
          <w:p w14:paraId="1428B7B9" w14:textId="77777777" w:rsidR="00783D45" w:rsidRPr="00672A13" w:rsidRDefault="00783D45" w:rsidP="006C53F9">
            <w:pPr>
              <w:rPr>
                <w:szCs w:val="24"/>
              </w:rPr>
            </w:pPr>
            <w:r>
              <w:rPr>
                <w:szCs w:val="24"/>
              </w:rPr>
              <w:t>*</w:t>
            </w:r>
          </w:p>
        </w:tc>
      </w:tr>
      <w:tr w:rsidR="00783D45" w:rsidRPr="00672A13" w14:paraId="25E844BB" w14:textId="77777777" w:rsidTr="006C53F9">
        <w:trPr>
          <w:trHeight w:val="24"/>
        </w:trPr>
        <w:tc>
          <w:tcPr>
            <w:tcW w:w="602" w:type="pct"/>
            <w:vAlign w:val="center"/>
          </w:tcPr>
          <w:p w14:paraId="655E3154" w14:textId="77777777" w:rsidR="00783D45" w:rsidRPr="00672A13" w:rsidRDefault="00783D45" w:rsidP="006C53F9">
            <w:pPr>
              <w:rPr>
                <w:szCs w:val="24"/>
              </w:rPr>
            </w:pPr>
            <w:r>
              <w:rPr>
                <w:szCs w:val="24"/>
              </w:rPr>
              <w:t>*</w:t>
            </w:r>
          </w:p>
        </w:tc>
        <w:tc>
          <w:tcPr>
            <w:tcW w:w="704" w:type="pct"/>
            <w:vAlign w:val="center"/>
          </w:tcPr>
          <w:p w14:paraId="6997601F" w14:textId="77777777" w:rsidR="00783D45" w:rsidRPr="00672A13" w:rsidRDefault="00783D45" w:rsidP="006C53F9">
            <w:pPr>
              <w:rPr>
                <w:szCs w:val="24"/>
              </w:rPr>
            </w:pPr>
            <w:r>
              <w:rPr>
                <w:szCs w:val="24"/>
              </w:rPr>
              <w:t xml:space="preserve">Air Inlet </w:t>
            </w:r>
          </w:p>
        </w:tc>
        <w:tc>
          <w:tcPr>
            <w:tcW w:w="591" w:type="pct"/>
            <w:vAlign w:val="center"/>
          </w:tcPr>
          <w:p w14:paraId="6F4F61B8" w14:textId="77777777" w:rsidR="00783D45" w:rsidRPr="00672A13" w:rsidRDefault="00783D45" w:rsidP="006C53F9">
            <w:pPr>
              <w:rPr>
                <w:szCs w:val="24"/>
              </w:rPr>
            </w:pPr>
            <w:r>
              <w:rPr>
                <w:szCs w:val="24"/>
              </w:rPr>
              <w:t>*</w:t>
            </w:r>
          </w:p>
        </w:tc>
        <w:tc>
          <w:tcPr>
            <w:tcW w:w="1123" w:type="pct"/>
            <w:vAlign w:val="center"/>
          </w:tcPr>
          <w:p w14:paraId="5364D59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E62E489" w14:textId="77777777" w:rsidR="00783D45" w:rsidRDefault="00783D45" w:rsidP="006C53F9">
            <w:r w:rsidRPr="00C1012B">
              <w:rPr>
                <w:szCs w:val="24"/>
              </w:rPr>
              <w:t>SS316L</w:t>
            </w:r>
          </w:p>
        </w:tc>
        <w:tc>
          <w:tcPr>
            <w:tcW w:w="893" w:type="pct"/>
            <w:vAlign w:val="center"/>
          </w:tcPr>
          <w:p w14:paraId="12E63E14" w14:textId="77777777" w:rsidR="00783D45" w:rsidRPr="00672A13" w:rsidRDefault="00783D45" w:rsidP="006C53F9">
            <w:pPr>
              <w:rPr>
                <w:szCs w:val="24"/>
              </w:rPr>
            </w:pPr>
            <w:r>
              <w:rPr>
                <w:szCs w:val="24"/>
              </w:rPr>
              <w:t>*</w:t>
            </w:r>
          </w:p>
        </w:tc>
      </w:tr>
      <w:tr w:rsidR="00783D45" w:rsidRPr="00672A13" w14:paraId="14BF66FF" w14:textId="77777777" w:rsidTr="006C53F9">
        <w:trPr>
          <w:trHeight w:val="24"/>
        </w:trPr>
        <w:tc>
          <w:tcPr>
            <w:tcW w:w="602" w:type="pct"/>
            <w:vAlign w:val="center"/>
          </w:tcPr>
          <w:p w14:paraId="5AA18E00" w14:textId="77777777" w:rsidR="00783D45" w:rsidRPr="00672A13" w:rsidRDefault="00783D45" w:rsidP="006C53F9">
            <w:pPr>
              <w:rPr>
                <w:szCs w:val="24"/>
              </w:rPr>
            </w:pPr>
            <w:r>
              <w:rPr>
                <w:szCs w:val="24"/>
              </w:rPr>
              <w:t>*</w:t>
            </w:r>
          </w:p>
        </w:tc>
        <w:tc>
          <w:tcPr>
            <w:tcW w:w="704" w:type="pct"/>
            <w:vAlign w:val="center"/>
          </w:tcPr>
          <w:p w14:paraId="02D18E90" w14:textId="77777777" w:rsidR="00783D45" w:rsidRPr="00672A13" w:rsidRDefault="00783D45" w:rsidP="006C53F9">
            <w:pPr>
              <w:rPr>
                <w:szCs w:val="24"/>
              </w:rPr>
            </w:pPr>
            <w:r>
              <w:rPr>
                <w:szCs w:val="24"/>
              </w:rPr>
              <w:t>Spare port</w:t>
            </w:r>
          </w:p>
        </w:tc>
        <w:tc>
          <w:tcPr>
            <w:tcW w:w="591" w:type="pct"/>
            <w:vAlign w:val="center"/>
          </w:tcPr>
          <w:p w14:paraId="3C56E7C1" w14:textId="77777777" w:rsidR="00783D45" w:rsidRPr="00672A13" w:rsidRDefault="00783D45" w:rsidP="006C53F9">
            <w:pPr>
              <w:rPr>
                <w:szCs w:val="24"/>
              </w:rPr>
            </w:pPr>
            <w:r>
              <w:rPr>
                <w:szCs w:val="24"/>
              </w:rPr>
              <w:t>*</w:t>
            </w:r>
          </w:p>
        </w:tc>
        <w:tc>
          <w:tcPr>
            <w:tcW w:w="1123" w:type="pct"/>
            <w:vAlign w:val="center"/>
          </w:tcPr>
          <w:p w14:paraId="6D05AEDB"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E11ECF1" w14:textId="77777777" w:rsidR="00783D45" w:rsidRDefault="00783D45" w:rsidP="006C53F9">
            <w:r w:rsidRPr="00C1012B">
              <w:rPr>
                <w:szCs w:val="24"/>
              </w:rPr>
              <w:t>SS316L</w:t>
            </w:r>
          </w:p>
        </w:tc>
        <w:tc>
          <w:tcPr>
            <w:tcW w:w="893" w:type="pct"/>
            <w:vAlign w:val="center"/>
          </w:tcPr>
          <w:p w14:paraId="60BB83E2" w14:textId="77777777" w:rsidR="00783D45" w:rsidRPr="00672A13" w:rsidRDefault="00783D45" w:rsidP="006C53F9">
            <w:pPr>
              <w:rPr>
                <w:szCs w:val="24"/>
              </w:rPr>
            </w:pPr>
            <w:r>
              <w:rPr>
                <w:szCs w:val="24"/>
              </w:rPr>
              <w:t>*</w:t>
            </w:r>
          </w:p>
        </w:tc>
      </w:tr>
      <w:tr w:rsidR="00783D45" w:rsidRPr="00672A13" w14:paraId="123BE719" w14:textId="77777777" w:rsidTr="006C53F9">
        <w:trPr>
          <w:trHeight w:val="24"/>
        </w:trPr>
        <w:tc>
          <w:tcPr>
            <w:tcW w:w="602" w:type="pct"/>
            <w:vAlign w:val="center"/>
          </w:tcPr>
          <w:p w14:paraId="0DDEFBB6" w14:textId="77777777" w:rsidR="00783D45" w:rsidRPr="00672A13" w:rsidRDefault="00783D45" w:rsidP="006C53F9">
            <w:pPr>
              <w:rPr>
                <w:szCs w:val="24"/>
              </w:rPr>
            </w:pPr>
            <w:r>
              <w:rPr>
                <w:szCs w:val="24"/>
              </w:rPr>
              <w:lastRenderedPageBreak/>
              <w:t>*</w:t>
            </w:r>
          </w:p>
        </w:tc>
        <w:tc>
          <w:tcPr>
            <w:tcW w:w="704" w:type="pct"/>
            <w:vAlign w:val="center"/>
          </w:tcPr>
          <w:p w14:paraId="3E6B3C00" w14:textId="77777777" w:rsidR="00783D45" w:rsidRPr="00672A13" w:rsidRDefault="00783D45" w:rsidP="006C53F9">
            <w:pPr>
              <w:rPr>
                <w:szCs w:val="24"/>
              </w:rPr>
            </w:pPr>
            <w:r w:rsidRPr="00672A13">
              <w:rPr>
                <w:szCs w:val="24"/>
              </w:rPr>
              <w:t>Pressure Gauge</w:t>
            </w:r>
            <w:r>
              <w:rPr>
                <w:szCs w:val="24"/>
              </w:rPr>
              <w:t xml:space="preserve"> port</w:t>
            </w:r>
          </w:p>
        </w:tc>
        <w:tc>
          <w:tcPr>
            <w:tcW w:w="591" w:type="pct"/>
            <w:vAlign w:val="center"/>
          </w:tcPr>
          <w:p w14:paraId="32E99F65" w14:textId="77777777" w:rsidR="00783D45" w:rsidRPr="00672A13" w:rsidRDefault="00783D45" w:rsidP="006C53F9">
            <w:pPr>
              <w:rPr>
                <w:szCs w:val="24"/>
              </w:rPr>
            </w:pPr>
            <w:r>
              <w:rPr>
                <w:szCs w:val="24"/>
              </w:rPr>
              <w:t>*</w:t>
            </w:r>
          </w:p>
        </w:tc>
        <w:tc>
          <w:tcPr>
            <w:tcW w:w="1123" w:type="pct"/>
            <w:vAlign w:val="center"/>
          </w:tcPr>
          <w:p w14:paraId="4794C5E6"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78EB16" w14:textId="77777777" w:rsidR="00783D45" w:rsidRDefault="00783D45" w:rsidP="006C53F9">
            <w:r w:rsidRPr="00C1012B">
              <w:rPr>
                <w:szCs w:val="24"/>
              </w:rPr>
              <w:t>SS316L</w:t>
            </w:r>
          </w:p>
        </w:tc>
        <w:tc>
          <w:tcPr>
            <w:tcW w:w="893" w:type="pct"/>
            <w:vAlign w:val="center"/>
          </w:tcPr>
          <w:p w14:paraId="06DF7F5E" w14:textId="77777777" w:rsidR="00783D45" w:rsidRPr="00672A13" w:rsidRDefault="00783D45" w:rsidP="006C53F9">
            <w:pPr>
              <w:rPr>
                <w:szCs w:val="24"/>
              </w:rPr>
            </w:pPr>
          </w:p>
          <w:p w14:paraId="4725DA7E" w14:textId="77777777" w:rsidR="00783D45" w:rsidRPr="00672A13" w:rsidRDefault="00783D45" w:rsidP="006C53F9">
            <w:pPr>
              <w:rPr>
                <w:szCs w:val="24"/>
              </w:rPr>
            </w:pPr>
            <w:r>
              <w:rPr>
                <w:szCs w:val="24"/>
              </w:rPr>
              <w:t>*</w:t>
            </w:r>
          </w:p>
        </w:tc>
      </w:tr>
      <w:tr w:rsidR="00783D45" w:rsidRPr="00672A13" w14:paraId="5B4314F9" w14:textId="77777777" w:rsidTr="006C53F9">
        <w:trPr>
          <w:trHeight w:val="24"/>
        </w:trPr>
        <w:tc>
          <w:tcPr>
            <w:tcW w:w="602" w:type="pct"/>
            <w:vAlign w:val="center"/>
          </w:tcPr>
          <w:p w14:paraId="1F1D5CF6" w14:textId="77777777" w:rsidR="00783D45" w:rsidRPr="00672A13" w:rsidRDefault="00783D45" w:rsidP="006C53F9">
            <w:pPr>
              <w:rPr>
                <w:szCs w:val="24"/>
              </w:rPr>
            </w:pPr>
            <w:r>
              <w:rPr>
                <w:szCs w:val="24"/>
              </w:rPr>
              <w:t>*</w:t>
            </w:r>
          </w:p>
        </w:tc>
        <w:tc>
          <w:tcPr>
            <w:tcW w:w="704" w:type="pct"/>
            <w:vAlign w:val="center"/>
          </w:tcPr>
          <w:p w14:paraId="448409A8" w14:textId="77777777" w:rsidR="00783D45" w:rsidRPr="005068BE" w:rsidRDefault="00783D45" w:rsidP="006C53F9">
            <w:pPr>
              <w:rPr>
                <w:szCs w:val="24"/>
              </w:rPr>
            </w:pPr>
            <w:r w:rsidRPr="005068BE">
              <w:rPr>
                <w:szCs w:val="24"/>
              </w:rPr>
              <w:t>Pressure Indicator cum</w:t>
            </w:r>
            <w:r>
              <w:rPr>
                <w:szCs w:val="24"/>
              </w:rPr>
              <w:t xml:space="preserve"> </w:t>
            </w:r>
            <w:r w:rsidRPr="005068BE">
              <w:rPr>
                <w:szCs w:val="24"/>
              </w:rPr>
              <w:t>Transmitter</w:t>
            </w:r>
          </w:p>
        </w:tc>
        <w:tc>
          <w:tcPr>
            <w:tcW w:w="591" w:type="pct"/>
            <w:vAlign w:val="center"/>
          </w:tcPr>
          <w:p w14:paraId="18734607" w14:textId="77777777" w:rsidR="00783D45" w:rsidRPr="005068BE" w:rsidRDefault="00783D45" w:rsidP="006C53F9">
            <w:pPr>
              <w:rPr>
                <w:szCs w:val="24"/>
              </w:rPr>
            </w:pPr>
          </w:p>
          <w:p w14:paraId="195245C6" w14:textId="77777777" w:rsidR="00783D45" w:rsidRPr="005068BE" w:rsidRDefault="00783D45" w:rsidP="006C53F9">
            <w:pPr>
              <w:rPr>
                <w:szCs w:val="24"/>
              </w:rPr>
            </w:pPr>
            <w:r w:rsidRPr="005068BE">
              <w:rPr>
                <w:szCs w:val="24"/>
              </w:rPr>
              <w:t>*</w:t>
            </w:r>
          </w:p>
        </w:tc>
        <w:tc>
          <w:tcPr>
            <w:tcW w:w="1123" w:type="pct"/>
            <w:vAlign w:val="center"/>
          </w:tcPr>
          <w:p w14:paraId="044B7E7F"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F407F23" w14:textId="77777777" w:rsidR="00783D45" w:rsidRDefault="00783D45" w:rsidP="006C53F9">
            <w:r w:rsidRPr="00C1012B">
              <w:rPr>
                <w:szCs w:val="24"/>
              </w:rPr>
              <w:t>SS316L</w:t>
            </w:r>
          </w:p>
        </w:tc>
        <w:tc>
          <w:tcPr>
            <w:tcW w:w="893" w:type="pct"/>
            <w:vAlign w:val="center"/>
          </w:tcPr>
          <w:p w14:paraId="485A59F9" w14:textId="77777777" w:rsidR="00783D45" w:rsidRPr="005068BE" w:rsidRDefault="00783D45" w:rsidP="006C53F9">
            <w:pPr>
              <w:rPr>
                <w:szCs w:val="24"/>
              </w:rPr>
            </w:pPr>
          </w:p>
          <w:p w14:paraId="4D3A93C0" w14:textId="77777777" w:rsidR="00783D45" w:rsidRPr="005068BE" w:rsidRDefault="00783D45" w:rsidP="006C53F9">
            <w:pPr>
              <w:rPr>
                <w:szCs w:val="24"/>
              </w:rPr>
            </w:pPr>
            <w:r w:rsidRPr="005068BE">
              <w:rPr>
                <w:szCs w:val="24"/>
              </w:rPr>
              <w:t>*</w:t>
            </w:r>
          </w:p>
        </w:tc>
      </w:tr>
      <w:tr w:rsidR="00783D45" w:rsidRPr="00672A13" w14:paraId="3A006BEB" w14:textId="77777777" w:rsidTr="006C53F9">
        <w:trPr>
          <w:trHeight w:val="24"/>
        </w:trPr>
        <w:tc>
          <w:tcPr>
            <w:tcW w:w="602" w:type="pct"/>
            <w:vAlign w:val="center"/>
          </w:tcPr>
          <w:p w14:paraId="378887B3" w14:textId="77777777" w:rsidR="00783D45" w:rsidRPr="00672A13" w:rsidRDefault="00783D45" w:rsidP="006C53F9">
            <w:pPr>
              <w:rPr>
                <w:szCs w:val="24"/>
              </w:rPr>
            </w:pPr>
            <w:r>
              <w:rPr>
                <w:szCs w:val="24"/>
              </w:rPr>
              <w:t>*</w:t>
            </w:r>
          </w:p>
        </w:tc>
        <w:tc>
          <w:tcPr>
            <w:tcW w:w="704" w:type="pct"/>
            <w:vAlign w:val="center"/>
          </w:tcPr>
          <w:p w14:paraId="0BCA9F71" w14:textId="77777777" w:rsidR="00783D45" w:rsidRPr="00761529" w:rsidRDefault="00783D45" w:rsidP="006C53F9">
            <w:pPr>
              <w:rPr>
                <w:szCs w:val="24"/>
              </w:rPr>
            </w:pPr>
            <w:r>
              <w:rPr>
                <w:szCs w:val="24"/>
              </w:rPr>
              <w:t>Foam Sensor</w:t>
            </w:r>
          </w:p>
        </w:tc>
        <w:tc>
          <w:tcPr>
            <w:tcW w:w="591" w:type="pct"/>
            <w:vAlign w:val="center"/>
          </w:tcPr>
          <w:p w14:paraId="77537B7A" w14:textId="77777777" w:rsidR="00783D45" w:rsidRPr="005068BE" w:rsidRDefault="00783D45" w:rsidP="006C53F9">
            <w:pPr>
              <w:rPr>
                <w:szCs w:val="24"/>
              </w:rPr>
            </w:pPr>
            <w:r w:rsidRPr="005068BE">
              <w:rPr>
                <w:szCs w:val="24"/>
              </w:rPr>
              <w:t>*</w:t>
            </w:r>
          </w:p>
        </w:tc>
        <w:tc>
          <w:tcPr>
            <w:tcW w:w="1123" w:type="pct"/>
            <w:vAlign w:val="center"/>
          </w:tcPr>
          <w:p w14:paraId="58B4F7D2"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9420E9" w14:textId="77777777" w:rsidR="00783D45" w:rsidRDefault="00783D45" w:rsidP="006C53F9">
            <w:r w:rsidRPr="00C1012B">
              <w:rPr>
                <w:szCs w:val="24"/>
              </w:rPr>
              <w:t>SS316L</w:t>
            </w:r>
          </w:p>
        </w:tc>
        <w:tc>
          <w:tcPr>
            <w:tcW w:w="893" w:type="pct"/>
            <w:vAlign w:val="center"/>
          </w:tcPr>
          <w:p w14:paraId="1ABF5A85" w14:textId="77777777" w:rsidR="00783D45" w:rsidRPr="005068BE" w:rsidRDefault="00783D45" w:rsidP="006C53F9">
            <w:pPr>
              <w:rPr>
                <w:szCs w:val="24"/>
              </w:rPr>
            </w:pPr>
            <w:r w:rsidRPr="005068BE">
              <w:rPr>
                <w:szCs w:val="24"/>
              </w:rPr>
              <w:t>*</w:t>
            </w:r>
          </w:p>
        </w:tc>
      </w:tr>
      <w:tr w:rsidR="00783D45" w:rsidRPr="00672A13" w14:paraId="76509D2F" w14:textId="77777777" w:rsidTr="006C53F9">
        <w:trPr>
          <w:trHeight w:val="24"/>
        </w:trPr>
        <w:tc>
          <w:tcPr>
            <w:tcW w:w="602" w:type="pct"/>
            <w:vAlign w:val="center"/>
          </w:tcPr>
          <w:p w14:paraId="3D38FAC7" w14:textId="77777777" w:rsidR="00783D45" w:rsidRPr="005068BE" w:rsidRDefault="00783D45" w:rsidP="006C53F9">
            <w:pPr>
              <w:rPr>
                <w:szCs w:val="24"/>
              </w:rPr>
            </w:pPr>
            <w:r>
              <w:rPr>
                <w:szCs w:val="24"/>
              </w:rPr>
              <w:t>*</w:t>
            </w:r>
          </w:p>
        </w:tc>
        <w:tc>
          <w:tcPr>
            <w:tcW w:w="704" w:type="pct"/>
            <w:vAlign w:val="center"/>
          </w:tcPr>
          <w:p w14:paraId="4DF9670E" w14:textId="77777777" w:rsidR="00783D45" w:rsidRPr="00761529" w:rsidRDefault="00783D45" w:rsidP="006C53F9">
            <w:pPr>
              <w:rPr>
                <w:szCs w:val="24"/>
              </w:rPr>
            </w:pPr>
            <w:r>
              <w:rPr>
                <w:szCs w:val="24"/>
              </w:rPr>
              <w:t>Addition port pH adjustment</w:t>
            </w:r>
          </w:p>
        </w:tc>
        <w:tc>
          <w:tcPr>
            <w:tcW w:w="591" w:type="pct"/>
            <w:vAlign w:val="center"/>
          </w:tcPr>
          <w:p w14:paraId="73F357DA" w14:textId="77777777" w:rsidR="00783D45" w:rsidRPr="00672A13" w:rsidRDefault="00783D45" w:rsidP="006C53F9">
            <w:pPr>
              <w:rPr>
                <w:szCs w:val="24"/>
              </w:rPr>
            </w:pPr>
            <w:r>
              <w:rPr>
                <w:szCs w:val="24"/>
              </w:rPr>
              <w:t>*</w:t>
            </w:r>
          </w:p>
        </w:tc>
        <w:tc>
          <w:tcPr>
            <w:tcW w:w="1123" w:type="pct"/>
            <w:vAlign w:val="center"/>
          </w:tcPr>
          <w:p w14:paraId="597E493E" w14:textId="356220C9" w:rsidR="00783D45" w:rsidRPr="00672A13" w:rsidRDefault="002A25E9" w:rsidP="006C53F9">
            <w:pPr>
              <w:rPr>
                <w:szCs w:val="24"/>
              </w:rPr>
            </w:pPr>
            <w:r>
              <w:rPr>
                <w:szCs w:val="24"/>
              </w:rPr>
              <w:t xml:space="preserve">  Sterile</w:t>
            </w:r>
            <w:r w:rsidRPr="009E7AC6">
              <w:rPr>
                <w:szCs w:val="24"/>
              </w:rPr>
              <w:t xml:space="preserve"> Union</w:t>
            </w:r>
          </w:p>
        </w:tc>
        <w:tc>
          <w:tcPr>
            <w:tcW w:w="1086" w:type="pct"/>
            <w:vAlign w:val="center"/>
          </w:tcPr>
          <w:p w14:paraId="5CCCC3E3" w14:textId="77777777" w:rsidR="00783D45" w:rsidRDefault="00783D45" w:rsidP="006C53F9">
            <w:r w:rsidRPr="00C1012B">
              <w:rPr>
                <w:szCs w:val="24"/>
              </w:rPr>
              <w:t>SS316L</w:t>
            </w:r>
          </w:p>
        </w:tc>
        <w:tc>
          <w:tcPr>
            <w:tcW w:w="893" w:type="pct"/>
            <w:vAlign w:val="center"/>
          </w:tcPr>
          <w:p w14:paraId="3683B8AD" w14:textId="77777777" w:rsidR="00783D45" w:rsidRPr="00672A13" w:rsidRDefault="00783D45" w:rsidP="006C53F9">
            <w:pPr>
              <w:rPr>
                <w:szCs w:val="24"/>
              </w:rPr>
            </w:pPr>
            <w:r>
              <w:rPr>
                <w:szCs w:val="24"/>
              </w:rPr>
              <w:t>*</w:t>
            </w:r>
          </w:p>
        </w:tc>
      </w:tr>
      <w:tr w:rsidR="00783D45" w:rsidRPr="00672A13" w14:paraId="1FF78F7E" w14:textId="77777777" w:rsidTr="006C53F9">
        <w:trPr>
          <w:trHeight w:val="24"/>
        </w:trPr>
        <w:tc>
          <w:tcPr>
            <w:tcW w:w="602" w:type="pct"/>
            <w:vAlign w:val="center"/>
          </w:tcPr>
          <w:p w14:paraId="0DAB1A33" w14:textId="77777777" w:rsidR="00783D45" w:rsidRPr="005068BE" w:rsidRDefault="00783D45" w:rsidP="006C53F9">
            <w:pPr>
              <w:rPr>
                <w:szCs w:val="24"/>
              </w:rPr>
            </w:pPr>
            <w:r>
              <w:rPr>
                <w:szCs w:val="24"/>
              </w:rPr>
              <w:t>*</w:t>
            </w:r>
          </w:p>
        </w:tc>
        <w:tc>
          <w:tcPr>
            <w:tcW w:w="704" w:type="pct"/>
            <w:vAlign w:val="center"/>
          </w:tcPr>
          <w:p w14:paraId="7818CF65" w14:textId="77777777" w:rsidR="00783D45" w:rsidRDefault="00783D45" w:rsidP="006C53F9">
            <w:pPr>
              <w:rPr>
                <w:szCs w:val="24"/>
              </w:rPr>
            </w:pPr>
            <w:r>
              <w:rPr>
                <w:szCs w:val="24"/>
              </w:rPr>
              <w:t>Spare with Blind plug</w:t>
            </w:r>
          </w:p>
        </w:tc>
        <w:tc>
          <w:tcPr>
            <w:tcW w:w="591" w:type="pct"/>
            <w:vAlign w:val="center"/>
          </w:tcPr>
          <w:p w14:paraId="6AD950B9" w14:textId="77777777" w:rsidR="00783D45" w:rsidRDefault="00783D45" w:rsidP="006C53F9">
            <w:pPr>
              <w:rPr>
                <w:szCs w:val="24"/>
              </w:rPr>
            </w:pPr>
            <w:r>
              <w:rPr>
                <w:szCs w:val="24"/>
              </w:rPr>
              <w:t>*</w:t>
            </w:r>
          </w:p>
        </w:tc>
        <w:tc>
          <w:tcPr>
            <w:tcW w:w="1123" w:type="pct"/>
            <w:vAlign w:val="center"/>
          </w:tcPr>
          <w:p w14:paraId="2DFAACF0" w14:textId="10909A49" w:rsidR="00783D45" w:rsidRDefault="002A25E9" w:rsidP="006C53F9">
            <w:pPr>
              <w:rPr>
                <w:szCs w:val="24"/>
              </w:rPr>
            </w:pPr>
            <w:r>
              <w:rPr>
                <w:szCs w:val="24"/>
              </w:rPr>
              <w:t xml:space="preserve">  Sterile</w:t>
            </w:r>
            <w:r w:rsidRPr="009E7AC6">
              <w:rPr>
                <w:szCs w:val="24"/>
              </w:rPr>
              <w:t xml:space="preserve"> Union</w:t>
            </w:r>
          </w:p>
        </w:tc>
        <w:tc>
          <w:tcPr>
            <w:tcW w:w="1086" w:type="pct"/>
            <w:vAlign w:val="center"/>
          </w:tcPr>
          <w:p w14:paraId="04C9440A" w14:textId="77777777" w:rsidR="00783D45" w:rsidRDefault="00783D45" w:rsidP="006C53F9">
            <w:r w:rsidRPr="00C1012B">
              <w:rPr>
                <w:szCs w:val="24"/>
              </w:rPr>
              <w:t>SS316L</w:t>
            </w:r>
          </w:p>
        </w:tc>
        <w:tc>
          <w:tcPr>
            <w:tcW w:w="893" w:type="pct"/>
            <w:vAlign w:val="center"/>
          </w:tcPr>
          <w:p w14:paraId="3843E6BC" w14:textId="77777777" w:rsidR="00783D45" w:rsidRDefault="00783D45" w:rsidP="006C53F9">
            <w:pPr>
              <w:rPr>
                <w:szCs w:val="24"/>
              </w:rPr>
            </w:pPr>
            <w:r>
              <w:rPr>
                <w:szCs w:val="24"/>
              </w:rPr>
              <w:t>*</w:t>
            </w:r>
          </w:p>
        </w:tc>
      </w:tr>
      <w:tr w:rsidR="00783D45" w:rsidRPr="00672A13" w14:paraId="654B1769" w14:textId="77777777" w:rsidTr="006C53F9">
        <w:trPr>
          <w:trHeight w:val="24"/>
        </w:trPr>
        <w:tc>
          <w:tcPr>
            <w:tcW w:w="602" w:type="pct"/>
            <w:vAlign w:val="center"/>
          </w:tcPr>
          <w:p w14:paraId="77489C67" w14:textId="77777777" w:rsidR="00783D45" w:rsidRDefault="00783D45" w:rsidP="006C53F9">
            <w:r>
              <w:t>*</w:t>
            </w:r>
          </w:p>
        </w:tc>
        <w:tc>
          <w:tcPr>
            <w:tcW w:w="704" w:type="pct"/>
            <w:vAlign w:val="center"/>
          </w:tcPr>
          <w:p w14:paraId="37A50E22" w14:textId="77777777" w:rsidR="00783D45" w:rsidRDefault="00783D45" w:rsidP="006C53F9">
            <w:pPr>
              <w:rPr>
                <w:szCs w:val="24"/>
              </w:rPr>
            </w:pPr>
            <w:r>
              <w:rPr>
                <w:szCs w:val="24"/>
              </w:rPr>
              <w:t>Nutrient transfer</w:t>
            </w:r>
          </w:p>
        </w:tc>
        <w:tc>
          <w:tcPr>
            <w:tcW w:w="591" w:type="pct"/>
            <w:vAlign w:val="center"/>
          </w:tcPr>
          <w:p w14:paraId="521C0BC9" w14:textId="77777777" w:rsidR="00783D45" w:rsidRDefault="00783D45" w:rsidP="006C53F9">
            <w:pPr>
              <w:rPr>
                <w:szCs w:val="24"/>
              </w:rPr>
            </w:pPr>
            <w:r>
              <w:rPr>
                <w:szCs w:val="24"/>
              </w:rPr>
              <w:t>*</w:t>
            </w:r>
          </w:p>
        </w:tc>
        <w:tc>
          <w:tcPr>
            <w:tcW w:w="1123" w:type="pct"/>
            <w:vAlign w:val="center"/>
          </w:tcPr>
          <w:p w14:paraId="18FD0B45"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EA60319" w14:textId="77777777" w:rsidR="00783D45" w:rsidRDefault="00783D45" w:rsidP="006C53F9">
            <w:r w:rsidRPr="00C1012B">
              <w:rPr>
                <w:szCs w:val="24"/>
              </w:rPr>
              <w:t>SS316L</w:t>
            </w:r>
          </w:p>
        </w:tc>
        <w:tc>
          <w:tcPr>
            <w:tcW w:w="893" w:type="pct"/>
            <w:vAlign w:val="center"/>
          </w:tcPr>
          <w:p w14:paraId="01D1B64B" w14:textId="77777777" w:rsidR="00783D45" w:rsidRPr="00672A13" w:rsidRDefault="00783D45" w:rsidP="006C53F9">
            <w:pPr>
              <w:rPr>
                <w:szCs w:val="24"/>
              </w:rPr>
            </w:pPr>
            <w:r>
              <w:rPr>
                <w:szCs w:val="24"/>
              </w:rPr>
              <w:t>*</w:t>
            </w:r>
          </w:p>
        </w:tc>
      </w:tr>
      <w:tr w:rsidR="00783D45" w:rsidRPr="00672A13" w14:paraId="25E010F1" w14:textId="77777777" w:rsidTr="006C53F9">
        <w:trPr>
          <w:trHeight w:val="24"/>
        </w:trPr>
        <w:tc>
          <w:tcPr>
            <w:tcW w:w="602" w:type="pct"/>
            <w:vAlign w:val="center"/>
          </w:tcPr>
          <w:p w14:paraId="0CCE11E2" w14:textId="77777777" w:rsidR="00783D45" w:rsidRDefault="00783D45" w:rsidP="006C53F9">
            <w:r>
              <w:t>*</w:t>
            </w:r>
          </w:p>
        </w:tc>
        <w:tc>
          <w:tcPr>
            <w:tcW w:w="704" w:type="pct"/>
            <w:vAlign w:val="center"/>
          </w:tcPr>
          <w:p w14:paraId="5890C372" w14:textId="77777777" w:rsidR="00783D45" w:rsidRPr="00672A13" w:rsidRDefault="00783D45" w:rsidP="006C53F9">
            <w:pPr>
              <w:rPr>
                <w:szCs w:val="24"/>
              </w:rPr>
            </w:pPr>
            <w:r>
              <w:rPr>
                <w:szCs w:val="24"/>
              </w:rPr>
              <w:t xml:space="preserve">Air </w:t>
            </w:r>
            <w:r w:rsidRPr="00672A13">
              <w:rPr>
                <w:szCs w:val="24"/>
              </w:rPr>
              <w:t>Exhaust</w:t>
            </w:r>
          </w:p>
        </w:tc>
        <w:tc>
          <w:tcPr>
            <w:tcW w:w="591" w:type="pct"/>
            <w:vAlign w:val="center"/>
          </w:tcPr>
          <w:p w14:paraId="44A6DD08" w14:textId="77777777" w:rsidR="00783D45" w:rsidRPr="00672A13" w:rsidRDefault="00783D45" w:rsidP="006C53F9">
            <w:pPr>
              <w:rPr>
                <w:szCs w:val="24"/>
              </w:rPr>
            </w:pPr>
            <w:r>
              <w:rPr>
                <w:szCs w:val="24"/>
              </w:rPr>
              <w:t>*</w:t>
            </w:r>
          </w:p>
        </w:tc>
        <w:tc>
          <w:tcPr>
            <w:tcW w:w="1123" w:type="pct"/>
            <w:vAlign w:val="center"/>
          </w:tcPr>
          <w:p w14:paraId="507A55F8"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040F1AD" w14:textId="77777777" w:rsidR="00783D45" w:rsidRDefault="00783D45" w:rsidP="006C53F9">
            <w:r w:rsidRPr="00C1012B">
              <w:rPr>
                <w:szCs w:val="24"/>
              </w:rPr>
              <w:t>SS316L</w:t>
            </w:r>
          </w:p>
        </w:tc>
        <w:tc>
          <w:tcPr>
            <w:tcW w:w="893" w:type="pct"/>
            <w:vAlign w:val="center"/>
          </w:tcPr>
          <w:p w14:paraId="56842082" w14:textId="77777777" w:rsidR="00783D45" w:rsidRPr="00672A13" w:rsidRDefault="00783D45" w:rsidP="006C53F9">
            <w:pPr>
              <w:rPr>
                <w:szCs w:val="24"/>
              </w:rPr>
            </w:pPr>
            <w:r>
              <w:rPr>
                <w:szCs w:val="24"/>
              </w:rPr>
              <w:t>*</w:t>
            </w:r>
          </w:p>
        </w:tc>
      </w:tr>
      <w:tr w:rsidR="00783D45" w:rsidRPr="00672A13" w14:paraId="35C6EBED" w14:textId="77777777" w:rsidTr="006C53F9">
        <w:trPr>
          <w:trHeight w:val="576"/>
        </w:trPr>
        <w:tc>
          <w:tcPr>
            <w:tcW w:w="602" w:type="pct"/>
            <w:vAlign w:val="center"/>
          </w:tcPr>
          <w:p w14:paraId="1FF6BD20" w14:textId="77777777" w:rsidR="00783D45" w:rsidRDefault="00783D45" w:rsidP="006C53F9">
            <w:r>
              <w:t>*</w:t>
            </w:r>
          </w:p>
        </w:tc>
        <w:tc>
          <w:tcPr>
            <w:tcW w:w="704" w:type="pct"/>
            <w:vAlign w:val="center"/>
          </w:tcPr>
          <w:p w14:paraId="57C24AB7" w14:textId="77777777" w:rsidR="00783D45" w:rsidRDefault="00783D45" w:rsidP="006C53F9">
            <w:pPr>
              <w:rPr>
                <w:szCs w:val="24"/>
              </w:rPr>
            </w:pPr>
            <w:r>
              <w:rPr>
                <w:szCs w:val="24"/>
              </w:rPr>
              <w:t>Transfer from Seed Fermenter</w:t>
            </w:r>
          </w:p>
        </w:tc>
        <w:tc>
          <w:tcPr>
            <w:tcW w:w="591" w:type="pct"/>
            <w:vAlign w:val="center"/>
          </w:tcPr>
          <w:p w14:paraId="53B9435E" w14:textId="77777777" w:rsidR="00783D45" w:rsidRDefault="00783D45" w:rsidP="006C53F9">
            <w:pPr>
              <w:rPr>
                <w:szCs w:val="24"/>
              </w:rPr>
            </w:pPr>
            <w:r>
              <w:rPr>
                <w:szCs w:val="24"/>
              </w:rPr>
              <w:t>*</w:t>
            </w:r>
          </w:p>
        </w:tc>
        <w:tc>
          <w:tcPr>
            <w:tcW w:w="1123" w:type="pct"/>
            <w:vAlign w:val="center"/>
          </w:tcPr>
          <w:p w14:paraId="055A54C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757311C8" w14:textId="77777777" w:rsidR="00783D45" w:rsidRPr="00D43A2D" w:rsidRDefault="00783D45" w:rsidP="006C53F9">
            <w:pPr>
              <w:rPr>
                <w:szCs w:val="24"/>
              </w:rPr>
            </w:pPr>
            <w:r>
              <w:rPr>
                <w:szCs w:val="24"/>
              </w:rPr>
              <w:t>SS</w:t>
            </w:r>
            <w:r w:rsidRPr="00672A13">
              <w:rPr>
                <w:szCs w:val="24"/>
              </w:rPr>
              <w:t>316L</w:t>
            </w:r>
          </w:p>
        </w:tc>
        <w:tc>
          <w:tcPr>
            <w:tcW w:w="893" w:type="pct"/>
            <w:vAlign w:val="center"/>
          </w:tcPr>
          <w:p w14:paraId="5A7E2E66" w14:textId="77777777" w:rsidR="00783D45" w:rsidRDefault="00783D45" w:rsidP="006C53F9">
            <w:pPr>
              <w:rPr>
                <w:szCs w:val="24"/>
              </w:rPr>
            </w:pPr>
            <w:r>
              <w:rPr>
                <w:szCs w:val="24"/>
              </w:rPr>
              <w:t>*</w:t>
            </w:r>
          </w:p>
        </w:tc>
      </w:tr>
    </w:tbl>
    <w:p w14:paraId="56FA34E2" w14:textId="3D7E1545" w:rsidR="004A51BC" w:rsidRDefault="00AF1251" w:rsidP="00BE4F4D">
      <w:pPr>
        <w:rPr>
          <w:i/>
          <w:snapToGrid w:val="0"/>
          <w:sz w:val="20"/>
          <w:szCs w:val="24"/>
          <w:lang w:eastAsia="en-US"/>
        </w:rPr>
      </w:pPr>
      <w:r>
        <w:rPr>
          <w:b/>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38618161" w14:textId="77777777" w:rsidR="00486554" w:rsidRDefault="00486554" w:rsidP="00BE4F4D">
      <w:pPr>
        <w:rPr>
          <w:snapToGrid w:val="0"/>
          <w:szCs w:val="24"/>
          <w:lang w:eastAsia="en-US"/>
        </w:rPr>
      </w:pPr>
    </w:p>
    <w:p w14:paraId="0FAD293A" w14:textId="77777777" w:rsidR="00486554" w:rsidRPr="00206142" w:rsidRDefault="00486554" w:rsidP="00206142">
      <w:pPr>
        <w:pStyle w:val="ListParagraph"/>
        <w:numPr>
          <w:ilvl w:val="0"/>
          <w:numId w:val="17"/>
        </w:numPr>
        <w:spacing w:line="360" w:lineRule="auto"/>
      </w:pPr>
      <w:r w:rsidRPr="00206142">
        <w:t>Nozzle Orientation Details (Lateral Ports</w:t>
      </w:r>
      <w:proofErr w:type="gramStart"/>
      <w:r w:rsidRPr="00206142">
        <w:t>) :</w:t>
      </w:r>
      <w:proofErr w:type="gramEnd"/>
    </w:p>
    <w:tbl>
      <w:tblPr>
        <w:tblW w:w="104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8"/>
        <w:gridCol w:w="1620"/>
        <w:gridCol w:w="1260"/>
        <w:gridCol w:w="1890"/>
        <w:gridCol w:w="1620"/>
        <w:gridCol w:w="1440"/>
        <w:gridCol w:w="1620"/>
      </w:tblGrid>
      <w:tr w:rsidR="00486554" w:rsidRPr="00672A13" w14:paraId="1A7AC012" w14:textId="77777777" w:rsidTr="00084315">
        <w:trPr>
          <w:trHeight w:val="20"/>
        </w:trPr>
        <w:tc>
          <w:tcPr>
            <w:tcW w:w="1028" w:type="dxa"/>
            <w:vAlign w:val="center"/>
          </w:tcPr>
          <w:p w14:paraId="01135863" w14:textId="77777777" w:rsidR="00486554" w:rsidRPr="00672A13" w:rsidRDefault="00577677">
            <w:pPr>
              <w:rPr>
                <w:b/>
                <w:szCs w:val="24"/>
              </w:rPr>
            </w:pPr>
            <w:r>
              <w:rPr>
                <w:b/>
                <w:szCs w:val="24"/>
              </w:rPr>
              <w:t xml:space="preserve">NOZZLE </w:t>
            </w:r>
            <w:r w:rsidR="00486554" w:rsidRPr="00672A13">
              <w:rPr>
                <w:b/>
                <w:szCs w:val="24"/>
              </w:rPr>
              <w:t>No.</w:t>
            </w:r>
          </w:p>
        </w:tc>
        <w:tc>
          <w:tcPr>
            <w:tcW w:w="1620" w:type="dxa"/>
            <w:vAlign w:val="center"/>
          </w:tcPr>
          <w:p w14:paraId="5E3277EC" w14:textId="260346A7" w:rsidR="00486554" w:rsidRPr="00672A13" w:rsidRDefault="004976C5">
            <w:pPr>
              <w:rPr>
                <w:b/>
                <w:szCs w:val="24"/>
              </w:rPr>
            </w:pPr>
            <w:r>
              <w:rPr>
                <w:b/>
                <w:szCs w:val="24"/>
              </w:rPr>
              <w:t>FUNCTION</w:t>
            </w:r>
          </w:p>
        </w:tc>
        <w:tc>
          <w:tcPr>
            <w:tcW w:w="1260" w:type="dxa"/>
            <w:vAlign w:val="center"/>
          </w:tcPr>
          <w:p w14:paraId="512F8E26" w14:textId="77777777" w:rsidR="00486554" w:rsidRPr="00672A13" w:rsidRDefault="00310893">
            <w:pPr>
              <w:rPr>
                <w:b/>
                <w:szCs w:val="24"/>
              </w:rPr>
            </w:pPr>
            <w:r>
              <w:rPr>
                <w:b/>
                <w:szCs w:val="24"/>
              </w:rPr>
              <w:t xml:space="preserve">SIZE OF NOZZLE </w:t>
            </w:r>
            <w:r w:rsidR="00486554" w:rsidRPr="00672A13">
              <w:rPr>
                <w:b/>
                <w:szCs w:val="24"/>
              </w:rPr>
              <w:t>(mm)</w:t>
            </w:r>
          </w:p>
        </w:tc>
        <w:tc>
          <w:tcPr>
            <w:tcW w:w="1890" w:type="dxa"/>
            <w:vAlign w:val="center"/>
          </w:tcPr>
          <w:p w14:paraId="286D1EF3" w14:textId="77777777" w:rsidR="00486554" w:rsidRPr="00672A13" w:rsidRDefault="00486554">
            <w:pPr>
              <w:rPr>
                <w:b/>
                <w:szCs w:val="24"/>
              </w:rPr>
            </w:pPr>
            <w:r w:rsidRPr="00672A13">
              <w:rPr>
                <w:b/>
                <w:szCs w:val="24"/>
              </w:rPr>
              <w:t>END CONNECTION</w:t>
            </w:r>
          </w:p>
        </w:tc>
        <w:tc>
          <w:tcPr>
            <w:tcW w:w="1620" w:type="dxa"/>
            <w:vAlign w:val="center"/>
          </w:tcPr>
          <w:p w14:paraId="7D490D44" w14:textId="77777777" w:rsidR="00486554" w:rsidRPr="00672A13" w:rsidRDefault="00486554">
            <w:pPr>
              <w:rPr>
                <w:b/>
                <w:szCs w:val="24"/>
              </w:rPr>
            </w:pPr>
            <w:r w:rsidRPr="00672A13">
              <w:rPr>
                <w:b/>
                <w:szCs w:val="24"/>
              </w:rPr>
              <w:t>MATERIAL</w:t>
            </w:r>
          </w:p>
        </w:tc>
        <w:tc>
          <w:tcPr>
            <w:tcW w:w="1440" w:type="dxa"/>
            <w:vAlign w:val="center"/>
          </w:tcPr>
          <w:p w14:paraId="768EE45C" w14:textId="77777777" w:rsidR="00486554" w:rsidRPr="00672A13" w:rsidRDefault="00486554">
            <w:pPr>
              <w:rPr>
                <w:b/>
                <w:szCs w:val="24"/>
              </w:rPr>
            </w:pPr>
            <w:r>
              <w:rPr>
                <w:b/>
                <w:szCs w:val="24"/>
              </w:rPr>
              <w:t xml:space="preserve">ORIENTATION </w:t>
            </w:r>
            <w:proofErr w:type="gramStart"/>
            <w:r>
              <w:rPr>
                <w:b/>
                <w:szCs w:val="24"/>
              </w:rPr>
              <w:t>( Degrees</w:t>
            </w:r>
            <w:proofErr w:type="gramEnd"/>
            <w:r>
              <w:rPr>
                <w:b/>
                <w:szCs w:val="24"/>
              </w:rPr>
              <w:t>)/</w:t>
            </w:r>
          </w:p>
        </w:tc>
        <w:tc>
          <w:tcPr>
            <w:tcW w:w="1620" w:type="dxa"/>
            <w:vAlign w:val="center"/>
          </w:tcPr>
          <w:p w14:paraId="62DB8499" w14:textId="77777777" w:rsidR="00486554" w:rsidRDefault="00310893">
            <w:pPr>
              <w:rPr>
                <w:b/>
                <w:szCs w:val="24"/>
              </w:rPr>
            </w:pPr>
            <w:r>
              <w:rPr>
                <w:b/>
                <w:szCs w:val="24"/>
              </w:rPr>
              <w:t>LOCATION FROM BOTTOM TL</w:t>
            </w:r>
          </w:p>
        </w:tc>
      </w:tr>
      <w:tr w:rsidR="00486554" w:rsidRPr="00672A13" w14:paraId="7D16179B" w14:textId="77777777" w:rsidTr="00084315">
        <w:trPr>
          <w:trHeight w:val="20"/>
        </w:trPr>
        <w:tc>
          <w:tcPr>
            <w:tcW w:w="1028" w:type="dxa"/>
            <w:vAlign w:val="center"/>
          </w:tcPr>
          <w:p w14:paraId="722727E3" w14:textId="77777777" w:rsidR="00486554" w:rsidRDefault="00577677">
            <w:r>
              <w:t>*</w:t>
            </w:r>
          </w:p>
        </w:tc>
        <w:tc>
          <w:tcPr>
            <w:tcW w:w="1620" w:type="dxa"/>
            <w:vAlign w:val="center"/>
          </w:tcPr>
          <w:p w14:paraId="633215E4" w14:textId="77777777" w:rsidR="00486554" w:rsidRPr="00672A13" w:rsidRDefault="00486554">
            <w:pPr>
              <w:rPr>
                <w:szCs w:val="24"/>
              </w:rPr>
            </w:pPr>
            <w:r>
              <w:rPr>
                <w:szCs w:val="24"/>
              </w:rPr>
              <w:t>pH Probe</w:t>
            </w:r>
          </w:p>
        </w:tc>
        <w:tc>
          <w:tcPr>
            <w:tcW w:w="1260" w:type="dxa"/>
            <w:vAlign w:val="center"/>
          </w:tcPr>
          <w:p w14:paraId="137EB15C" w14:textId="77777777" w:rsidR="00486554" w:rsidRPr="00672A13" w:rsidRDefault="00486554">
            <w:pPr>
              <w:rPr>
                <w:szCs w:val="24"/>
              </w:rPr>
            </w:pPr>
            <w:r>
              <w:rPr>
                <w:szCs w:val="24"/>
              </w:rPr>
              <w:t>*</w:t>
            </w:r>
          </w:p>
        </w:tc>
        <w:tc>
          <w:tcPr>
            <w:tcW w:w="1890" w:type="dxa"/>
            <w:vAlign w:val="center"/>
          </w:tcPr>
          <w:p w14:paraId="7E66CE9D" w14:textId="77777777" w:rsidR="00486554" w:rsidRPr="009B23C3" w:rsidRDefault="00184E29">
            <w:pPr>
              <w:autoSpaceDE w:val="0"/>
              <w:autoSpaceDN w:val="0"/>
              <w:adjustRightInd w:val="0"/>
              <w:rPr>
                <w:color w:val="000000"/>
                <w:szCs w:val="24"/>
                <w:lang w:eastAsia="en-US"/>
              </w:rPr>
            </w:pPr>
            <w:r>
              <w:rPr>
                <w:color w:val="000000"/>
                <w:szCs w:val="24"/>
                <w:lang w:eastAsia="en-US"/>
              </w:rPr>
              <w:t>NA connect</w:t>
            </w:r>
          </w:p>
        </w:tc>
        <w:tc>
          <w:tcPr>
            <w:tcW w:w="1620" w:type="dxa"/>
            <w:vAlign w:val="center"/>
          </w:tcPr>
          <w:p w14:paraId="49116614" w14:textId="77777777" w:rsidR="00486554" w:rsidRPr="00672A13" w:rsidRDefault="00E67C4E">
            <w:pPr>
              <w:rPr>
                <w:szCs w:val="24"/>
              </w:rPr>
            </w:pPr>
            <w:r>
              <w:rPr>
                <w:szCs w:val="24"/>
              </w:rPr>
              <w:t>SS</w:t>
            </w:r>
            <w:r w:rsidR="00486554" w:rsidRPr="00672A13">
              <w:rPr>
                <w:szCs w:val="24"/>
              </w:rPr>
              <w:t>316L</w:t>
            </w:r>
          </w:p>
        </w:tc>
        <w:tc>
          <w:tcPr>
            <w:tcW w:w="1440" w:type="dxa"/>
            <w:vAlign w:val="center"/>
          </w:tcPr>
          <w:p w14:paraId="3B85EFA6" w14:textId="77777777" w:rsidR="00486554" w:rsidRDefault="00486554">
            <w:r w:rsidRPr="00075B40">
              <w:rPr>
                <w:szCs w:val="24"/>
              </w:rPr>
              <w:t>*</w:t>
            </w:r>
          </w:p>
        </w:tc>
        <w:tc>
          <w:tcPr>
            <w:tcW w:w="1620" w:type="dxa"/>
            <w:vAlign w:val="center"/>
          </w:tcPr>
          <w:p w14:paraId="1C4779BD" w14:textId="77777777" w:rsidR="00486554" w:rsidRDefault="00486554">
            <w:r w:rsidRPr="00075B40">
              <w:rPr>
                <w:szCs w:val="24"/>
              </w:rPr>
              <w:t>*</w:t>
            </w:r>
          </w:p>
        </w:tc>
      </w:tr>
      <w:tr w:rsidR="00E67C4E" w:rsidRPr="00672A13" w14:paraId="5449291F" w14:textId="77777777" w:rsidTr="00084315">
        <w:trPr>
          <w:trHeight w:val="20"/>
        </w:trPr>
        <w:tc>
          <w:tcPr>
            <w:tcW w:w="1028" w:type="dxa"/>
            <w:vAlign w:val="center"/>
          </w:tcPr>
          <w:p w14:paraId="53948E3E" w14:textId="77777777" w:rsidR="00E67C4E" w:rsidRDefault="00577677">
            <w:r>
              <w:t>*</w:t>
            </w:r>
          </w:p>
        </w:tc>
        <w:tc>
          <w:tcPr>
            <w:tcW w:w="1620" w:type="dxa"/>
            <w:vAlign w:val="center"/>
          </w:tcPr>
          <w:p w14:paraId="0521C0F6" w14:textId="77777777" w:rsidR="00E67C4E" w:rsidRDefault="00E67C4E">
            <w:pPr>
              <w:rPr>
                <w:szCs w:val="24"/>
              </w:rPr>
            </w:pPr>
            <w:r>
              <w:rPr>
                <w:szCs w:val="24"/>
              </w:rPr>
              <w:t>Temperature Sensor</w:t>
            </w:r>
          </w:p>
        </w:tc>
        <w:tc>
          <w:tcPr>
            <w:tcW w:w="1260" w:type="dxa"/>
            <w:vAlign w:val="center"/>
          </w:tcPr>
          <w:p w14:paraId="7AF44813" w14:textId="77777777" w:rsidR="00E67C4E" w:rsidRDefault="00E67C4E">
            <w:pPr>
              <w:rPr>
                <w:szCs w:val="24"/>
              </w:rPr>
            </w:pPr>
            <w:r>
              <w:rPr>
                <w:szCs w:val="24"/>
              </w:rPr>
              <w:t>*</w:t>
            </w:r>
          </w:p>
        </w:tc>
        <w:tc>
          <w:tcPr>
            <w:tcW w:w="1890" w:type="dxa"/>
            <w:vAlign w:val="center"/>
          </w:tcPr>
          <w:p w14:paraId="087DEF47" w14:textId="77777777" w:rsidR="00E67C4E" w:rsidRPr="00654CE3" w:rsidRDefault="00E67C4E">
            <w:pPr>
              <w:rPr>
                <w:color w:val="000000"/>
                <w:szCs w:val="24"/>
                <w:lang w:eastAsia="en-US"/>
              </w:rPr>
            </w:pPr>
            <w:r>
              <w:rPr>
                <w:color w:val="000000"/>
                <w:szCs w:val="24"/>
                <w:lang w:eastAsia="en-US"/>
              </w:rPr>
              <w:t>NA connect</w:t>
            </w:r>
          </w:p>
        </w:tc>
        <w:tc>
          <w:tcPr>
            <w:tcW w:w="1620" w:type="dxa"/>
            <w:vAlign w:val="center"/>
          </w:tcPr>
          <w:p w14:paraId="62511955" w14:textId="77777777" w:rsidR="00E67C4E" w:rsidRDefault="00E67C4E">
            <w:r w:rsidRPr="00291343">
              <w:rPr>
                <w:szCs w:val="24"/>
              </w:rPr>
              <w:t>SS316L</w:t>
            </w:r>
          </w:p>
        </w:tc>
        <w:tc>
          <w:tcPr>
            <w:tcW w:w="1440" w:type="dxa"/>
            <w:vAlign w:val="center"/>
          </w:tcPr>
          <w:p w14:paraId="5C45C7F7" w14:textId="77777777" w:rsidR="00E67C4E" w:rsidRDefault="00E67C4E">
            <w:r w:rsidRPr="00075B40">
              <w:rPr>
                <w:szCs w:val="24"/>
              </w:rPr>
              <w:t>*</w:t>
            </w:r>
          </w:p>
        </w:tc>
        <w:tc>
          <w:tcPr>
            <w:tcW w:w="1620" w:type="dxa"/>
            <w:vAlign w:val="center"/>
          </w:tcPr>
          <w:p w14:paraId="7C1532C2" w14:textId="77777777" w:rsidR="00E67C4E" w:rsidRDefault="00E67C4E">
            <w:r w:rsidRPr="00075B40">
              <w:rPr>
                <w:szCs w:val="24"/>
              </w:rPr>
              <w:t>*</w:t>
            </w:r>
          </w:p>
        </w:tc>
      </w:tr>
      <w:tr w:rsidR="00E67C4E" w:rsidRPr="00672A13" w14:paraId="4F849927" w14:textId="77777777" w:rsidTr="00084315">
        <w:trPr>
          <w:trHeight w:val="20"/>
        </w:trPr>
        <w:tc>
          <w:tcPr>
            <w:tcW w:w="1028" w:type="dxa"/>
            <w:vAlign w:val="center"/>
          </w:tcPr>
          <w:p w14:paraId="15BB72CA" w14:textId="77777777" w:rsidR="00E67C4E" w:rsidRDefault="00577677">
            <w:pPr>
              <w:rPr>
                <w:color w:val="000000"/>
                <w:szCs w:val="24"/>
              </w:rPr>
            </w:pPr>
            <w:r>
              <w:rPr>
                <w:color w:val="000000"/>
                <w:szCs w:val="24"/>
              </w:rPr>
              <w:t>*</w:t>
            </w:r>
          </w:p>
        </w:tc>
        <w:tc>
          <w:tcPr>
            <w:tcW w:w="1620" w:type="dxa"/>
            <w:vAlign w:val="center"/>
          </w:tcPr>
          <w:p w14:paraId="532F71C5" w14:textId="77777777" w:rsidR="00E67C4E" w:rsidRPr="00761529" w:rsidRDefault="00E67C4E">
            <w:pPr>
              <w:rPr>
                <w:szCs w:val="24"/>
              </w:rPr>
            </w:pPr>
            <w:r w:rsidRPr="00761529">
              <w:rPr>
                <w:szCs w:val="24"/>
              </w:rPr>
              <w:t>Conductivity</w:t>
            </w:r>
          </w:p>
          <w:p w14:paraId="5E2C69DB" w14:textId="77777777" w:rsidR="00E67C4E" w:rsidRDefault="00E67C4E">
            <w:pPr>
              <w:rPr>
                <w:szCs w:val="24"/>
              </w:rPr>
            </w:pPr>
            <w:r w:rsidRPr="00761529">
              <w:rPr>
                <w:szCs w:val="24"/>
              </w:rPr>
              <w:t>Sensor</w:t>
            </w:r>
          </w:p>
        </w:tc>
        <w:tc>
          <w:tcPr>
            <w:tcW w:w="1260" w:type="dxa"/>
            <w:vAlign w:val="center"/>
          </w:tcPr>
          <w:p w14:paraId="68E5E7D9" w14:textId="77777777" w:rsidR="00E67C4E" w:rsidRDefault="00E67C4E">
            <w:pPr>
              <w:rPr>
                <w:szCs w:val="24"/>
              </w:rPr>
            </w:pPr>
            <w:r>
              <w:rPr>
                <w:szCs w:val="24"/>
              </w:rPr>
              <w:t>*</w:t>
            </w:r>
          </w:p>
        </w:tc>
        <w:tc>
          <w:tcPr>
            <w:tcW w:w="1890" w:type="dxa"/>
            <w:vAlign w:val="center"/>
          </w:tcPr>
          <w:p w14:paraId="56FC623F" w14:textId="77777777" w:rsidR="00E67C4E" w:rsidRDefault="00E67C4E">
            <w:r>
              <w:rPr>
                <w:color w:val="000000"/>
                <w:szCs w:val="24"/>
                <w:lang w:eastAsia="en-US"/>
              </w:rPr>
              <w:t>NA connect</w:t>
            </w:r>
          </w:p>
        </w:tc>
        <w:tc>
          <w:tcPr>
            <w:tcW w:w="1620" w:type="dxa"/>
            <w:vAlign w:val="center"/>
          </w:tcPr>
          <w:p w14:paraId="2B51F2BD" w14:textId="77777777" w:rsidR="00E67C4E" w:rsidRDefault="00E67C4E">
            <w:r w:rsidRPr="00291343">
              <w:rPr>
                <w:szCs w:val="24"/>
              </w:rPr>
              <w:t>SS316L</w:t>
            </w:r>
          </w:p>
        </w:tc>
        <w:tc>
          <w:tcPr>
            <w:tcW w:w="1440" w:type="dxa"/>
            <w:vAlign w:val="center"/>
          </w:tcPr>
          <w:p w14:paraId="01DA0D10" w14:textId="77777777" w:rsidR="00E67C4E" w:rsidRDefault="00E67C4E">
            <w:r w:rsidRPr="00075B40">
              <w:rPr>
                <w:szCs w:val="24"/>
              </w:rPr>
              <w:t>*</w:t>
            </w:r>
          </w:p>
        </w:tc>
        <w:tc>
          <w:tcPr>
            <w:tcW w:w="1620" w:type="dxa"/>
            <w:vAlign w:val="center"/>
          </w:tcPr>
          <w:p w14:paraId="2533CE78" w14:textId="77777777" w:rsidR="00E67C4E" w:rsidRDefault="00E67C4E">
            <w:r w:rsidRPr="00075B40">
              <w:rPr>
                <w:szCs w:val="24"/>
              </w:rPr>
              <w:t>*</w:t>
            </w:r>
          </w:p>
        </w:tc>
      </w:tr>
      <w:tr w:rsidR="00E67C4E" w:rsidRPr="00672A13" w14:paraId="36F895F5" w14:textId="77777777" w:rsidTr="00084315">
        <w:trPr>
          <w:trHeight w:val="20"/>
        </w:trPr>
        <w:tc>
          <w:tcPr>
            <w:tcW w:w="1028" w:type="dxa"/>
            <w:vAlign w:val="center"/>
          </w:tcPr>
          <w:p w14:paraId="2CF4498E" w14:textId="77777777" w:rsidR="00E67C4E" w:rsidRDefault="00577677">
            <w:pPr>
              <w:rPr>
                <w:color w:val="000000"/>
                <w:szCs w:val="24"/>
              </w:rPr>
            </w:pPr>
            <w:r>
              <w:rPr>
                <w:color w:val="000000"/>
                <w:szCs w:val="24"/>
              </w:rPr>
              <w:t>*</w:t>
            </w:r>
          </w:p>
        </w:tc>
        <w:tc>
          <w:tcPr>
            <w:tcW w:w="1620" w:type="dxa"/>
            <w:vAlign w:val="center"/>
          </w:tcPr>
          <w:p w14:paraId="32B6A501" w14:textId="77777777" w:rsidR="00E67C4E" w:rsidRPr="00761529" w:rsidRDefault="00E67C4E">
            <w:pPr>
              <w:rPr>
                <w:szCs w:val="24"/>
              </w:rPr>
            </w:pPr>
            <w:r w:rsidRPr="00761529">
              <w:rPr>
                <w:szCs w:val="24"/>
              </w:rPr>
              <w:t>Sampling Port</w:t>
            </w:r>
          </w:p>
        </w:tc>
        <w:tc>
          <w:tcPr>
            <w:tcW w:w="1260" w:type="dxa"/>
            <w:vAlign w:val="center"/>
          </w:tcPr>
          <w:p w14:paraId="23E4D7BB" w14:textId="77777777" w:rsidR="00E67C4E" w:rsidRDefault="00E67C4E">
            <w:pPr>
              <w:rPr>
                <w:szCs w:val="24"/>
              </w:rPr>
            </w:pPr>
            <w:r>
              <w:rPr>
                <w:szCs w:val="24"/>
              </w:rPr>
              <w:t>*</w:t>
            </w:r>
          </w:p>
        </w:tc>
        <w:tc>
          <w:tcPr>
            <w:tcW w:w="1890" w:type="dxa"/>
            <w:vAlign w:val="center"/>
          </w:tcPr>
          <w:p w14:paraId="1D34D589" w14:textId="77777777" w:rsidR="00E67C4E" w:rsidRDefault="00E67C4E">
            <w:pPr>
              <w:autoSpaceDE w:val="0"/>
              <w:autoSpaceDN w:val="0"/>
              <w:adjustRightInd w:val="0"/>
              <w:rPr>
                <w:color w:val="000000"/>
                <w:szCs w:val="24"/>
                <w:lang w:eastAsia="en-US"/>
              </w:rPr>
            </w:pPr>
            <w:r>
              <w:rPr>
                <w:color w:val="000000"/>
                <w:szCs w:val="24"/>
                <w:lang w:eastAsia="en-US"/>
              </w:rPr>
              <w:t>Manual Diaphragm Valve</w:t>
            </w:r>
          </w:p>
        </w:tc>
        <w:tc>
          <w:tcPr>
            <w:tcW w:w="1620" w:type="dxa"/>
            <w:vAlign w:val="center"/>
          </w:tcPr>
          <w:p w14:paraId="0EF0AFE1" w14:textId="77777777" w:rsidR="00E67C4E" w:rsidRDefault="00E67C4E">
            <w:r w:rsidRPr="00291343">
              <w:rPr>
                <w:szCs w:val="24"/>
              </w:rPr>
              <w:t>SS316L</w:t>
            </w:r>
          </w:p>
        </w:tc>
        <w:tc>
          <w:tcPr>
            <w:tcW w:w="1440" w:type="dxa"/>
            <w:vAlign w:val="center"/>
          </w:tcPr>
          <w:p w14:paraId="42980CAD" w14:textId="77777777" w:rsidR="00E67C4E" w:rsidRDefault="00E67C4E">
            <w:r w:rsidRPr="00075B40">
              <w:rPr>
                <w:szCs w:val="24"/>
              </w:rPr>
              <w:t>*</w:t>
            </w:r>
          </w:p>
        </w:tc>
        <w:tc>
          <w:tcPr>
            <w:tcW w:w="1620" w:type="dxa"/>
            <w:vAlign w:val="center"/>
          </w:tcPr>
          <w:p w14:paraId="5E2B1CB1" w14:textId="77777777" w:rsidR="00E67C4E" w:rsidRDefault="00E67C4E">
            <w:r w:rsidRPr="00075B40">
              <w:rPr>
                <w:szCs w:val="24"/>
              </w:rPr>
              <w:t>*</w:t>
            </w:r>
          </w:p>
        </w:tc>
      </w:tr>
      <w:tr w:rsidR="00E67C4E" w:rsidRPr="00672A13" w14:paraId="493F7F10" w14:textId="77777777" w:rsidTr="00084315">
        <w:trPr>
          <w:trHeight w:val="20"/>
        </w:trPr>
        <w:tc>
          <w:tcPr>
            <w:tcW w:w="1028" w:type="dxa"/>
            <w:vAlign w:val="center"/>
          </w:tcPr>
          <w:p w14:paraId="799DA1CE" w14:textId="77777777" w:rsidR="00E67C4E" w:rsidRDefault="00577677">
            <w:pPr>
              <w:rPr>
                <w:color w:val="000000"/>
                <w:szCs w:val="24"/>
              </w:rPr>
            </w:pPr>
            <w:r>
              <w:rPr>
                <w:color w:val="000000"/>
                <w:szCs w:val="24"/>
              </w:rPr>
              <w:t>*</w:t>
            </w:r>
          </w:p>
        </w:tc>
        <w:tc>
          <w:tcPr>
            <w:tcW w:w="1620" w:type="dxa"/>
            <w:vAlign w:val="center"/>
          </w:tcPr>
          <w:p w14:paraId="2F5558D1" w14:textId="77777777" w:rsidR="00E67C4E" w:rsidRDefault="00E67C4E">
            <w:pPr>
              <w:rPr>
                <w:szCs w:val="24"/>
              </w:rPr>
            </w:pPr>
            <w:r>
              <w:rPr>
                <w:szCs w:val="24"/>
              </w:rPr>
              <w:t>Spare with Blind plug</w:t>
            </w:r>
          </w:p>
        </w:tc>
        <w:tc>
          <w:tcPr>
            <w:tcW w:w="1260" w:type="dxa"/>
            <w:vAlign w:val="center"/>
          </w:tcPr>
          <w:p w14:paraId="783D22DD" w14:textId="77777777" w:rsidR="00E67C4E" w:rsidRDefault="00E67C4E">
            <w:pPr>
              <w:rPr>
                <w:szCs w:val="24"/>
              </w:rPr>
            </w:pPr>
            <w:r>
              <w:rPr>
                <w:szCs w:val="24"/>
              </w:rPr>
              <w:t>*</w:t>
            </w:r>
          </w:p>
        </w:tc>
        <w:tc>
          <w:tcPr>
            <w:tcW w:w="1890" w:type="dxa"/>
            <w:vAlign w:val="center"/>
          </w:tcPr>
          <w:p w14:paraId="5C6F696D" w14:textId="77777777" w:rsidR="00E67C4E" w:rsidRDefault="00E67C4E">
            <w:pPr>
              <w:rPr>
                <w:szCs w:val="24"/>
              </w:rPr>
            </w:pPr>
            <w:r>
              <w:rPr>
                <w:szCs w:val="24"/>
              </w:rPr>
              <w:t>NA connect</w:t>
            </w:r>
          </w:p>
        </w:tc>
        <w:tc>
          <w:tcPr>
            <w:tcW w:w="1620" w:type="dxa"/>
            <w:vAlign w:val="center"/>
          </w:tcPr>
          <w:p w14:paraId="392C5F3A" w14:textId="77777777" w:rsidR="00E67C4E" w:rsidRDefault="00E67C4E">
            <w:r w:rsidRPr="00291343">
              <w:rPr>
                <w:szCs w:val="24"/>
              </w:rPr>
              <w:t>SS316L</w:t>
            </w:r>
          </w:p>
        </w:tc>
        <w:tc>
          <w:tcPr>
            <w:tcW w:w="1440" w:type="dxa"/>
            <w:vAlign w:val="center"/>
          </w:tcPr>
          <w:p w14:paraId="764E0BBC" w14:textId="77777777" w:rsidR="00E67C4E" w:rsidRDefault="00E67C4E">
            <w:pPr>
              <w:rPr>
                <w:szCs w:val="24"/>
              </w:rPr>
            </w:pPr>
            <w:r>
              <w:rPr>
                <w:szCs w:val="24"/>
              </w:rPr>
              <w:t>*</w:t>
            </w:r>
          </w:p>
        </w:tc>
        <w:tc>
          <w:tcPr>
            <w:tcW w:w="1620" w:type="dxa"/>
            <w:vAlign w:val="center"/>
          </w:tcPr>
          <w:p w14:paraId="2B251912" w14:textId="77777777" w:rsidR="00E67C4E" w:rsidRDefault="00E67C4E">
            <w:r w:rsidRPr="002F01A8">
              <w:rPr>
                <w:szCs w:val="24"/>
              </w:rPr>
              <w:t>*</w:t>
            </w:r>
          </w:p>
        </w:tc>
      </w:tr>
    </w:tbl>
    <w:p w14:paraId="23FA5325" w14:textId="2902C0C0" w:rsidR="00486554" w:rsidRDefault="00084315" w:rsidP="00BE4F4D">
      <w:pPr>
        <w:rPr>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22EAADA1" w14:textId="77777777" w:rsidR="000A71C4" w:rsidRDefault="000A71C4" w:rsidP="00BE4F4D">
      <w:pPr>
        <w:rPr>
          <w:b/>
          <w:szCs w:val="24"/>
        </w:rPr>
      </w:pPr>
    </w:p>
    <w:p w14:paraId="2013C6E4" w14:textId="77777777" w:rsidR="00486554" w:rsidRPr="00206142" w:rsidRDefault="00486554" w:rsidP="00206142">
      <w:pPr>
        <w:pStyle w:val="ListParagraph"/>
        <w:numPr>
          <w:ilvl w:val="0"/>
          <w:numId w:val="17"/>
        </w:numPr>
        <w:spacing w:line="360" w:lineRule="auto"/>
      </w:pPr>
      <w:r w:rsidRPr="00206142">
        <w:t>Nozzle Orientation details (Bottom Dish)</w:t>
      </w:r>
    </w:p>
    <w:tbl>
      <w:tblPr>
        <w:tblW w:w="4884"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2056"/>
        <w:gridCol w:w="1217"/>
        <w:gridCol w:w="1870"/>
        <w:gridCol w:w="1537"/>
        <w:gridCol w:w="963"/>
        <w:gridCol w:w="1523"/>
      </w:tblGrid>
      <w:tr w:rsidR="00184E29" w:rsidRPr="00672A13" w14:paraId="2B9CF2A5" w14:textId="77777777" w:rsidTr="00084315">
        <w:trPr>
          <w:trHeight w:val="20"/>
        </w:trPr>
        <w:tc>
          <w:tcPr>
            <w:tcW w:w="602" w:type="pct"/>
            <w:tcBorders>
              <w:top w:val="single" w:sz="4" w:space="0" w:color="auto"/>
              <w:left w:val="single" w:sz="4" w:space="0" w:color="auto"/>
              <w:bottom w:val="single" w:sz="4" w:space="0" w:color="auto"/>
              <w:right w:val="single" w:sz="4" w:space="0" w:color="auto"/>
            </w:tcBorders>
            <w:vAlign w:val="center"/>
          </w:tcPr>
          <w:p w14:paraId="31C1E4A8" w14:textId="77777777" w:rsidR="00184E29" w:rsidRPr="00E00C45" w:rsidRDefault="00577677">
            <w:pPr>
              <w:ind w:right="-82"/>
              <w:rPr>
                <w:b/>
                <w:szCs w:val="24"/>
              </w:rPr>
            </w:pPr>
            <w:r>
              <w:rPr>
                <w:b/>
                <w:szCs w:val="24"/>
              </w:rPr>
              <w:t xml:space="preserve">NOZZLE </w:t>
            </w:r>
            <w:r w:rsidR="00184E29" w:rsidRPr="00E00C45">
              <w:rPr>
                <w:b/>
                <w:szCs w:val="24"/>
              </w:rPr>
              <w:t>No.</w:t>
            </w:r>
          </w:p>
        </w:tc>
        <w:tc>
          <w:tcPr>
            <w:tcW w:w="1038" w:type="pct"/>
            <w:tcBorders>
              <w:top w:val="single" w:sz="4" w:space="0" w:color="auto"/>
              <w:left w:val="single" w:sz="4" w:space="0" w:color="auto"/>
              <w:bottom w:val="single" w:sz="4" w:space="0" w:color="auto"/>
              <w:right w:val="single" w:sz="4" w:space="0" w:color="auto"/>
            </w:tcBorders>
            <w:vAlign w:val="center"/>
          </w:tcPr>
          <w:p w14:paraId="766DD3F9" w14:textId="1F94D988" w:rsidR="00184E29" w:rsidRPr="00E00C45" w:rsidRDefault="004976C5">
            <w:pPr>
              <w:rPr>
                <w:b/>
                <w:szCs w:val="24"/>
              </w:rPr>
            </w:pPr>
            <w:r>
              <w:rPr>
                <w:b/>
                <w:szCs w:val="24"/>
              </w:rPr>
              <w:t>FUNCTION</w:t>
            </w:r>
          </w:p>
        </w:tc>
        <w:tc>
          <w:tcPr>
            <w:tcW w:w="574" w:type="pct"/>
            <w:tcBorders>
              <w:top w:val="single" w:sz="4" w:space="0" w:color="auto"/>
              <w:left w:val="single" w:sz="4" w:space="0" w:color="auto"/>
              <w:bottom w:val="single" w:sz="4" w:space="0" w:color="auto"/>
              <w:right w:val="single" w:sz="4" w:space="0" w:color="auto"/>
            </w:tcBorders>
            <w:vAlign w:val="center"/>
          </w:tcPr>
          <w:p w14:paraId="6E69FA94" w14:textId="77777777" w:rsidR="00184E29" w:rsidRPr="00E00C45" w:rsidRDefault="00310893">
            <w:pPr>
              <w:rPr>
                <w:b/>
                <w:szCs w:val="24"/>
              </w:rPr>
            </w:pPr>
            <w:r w:rsidRPr="00E00C45">
              <w:rPr>
                <w:b/>
                <w:szCs w:val="24"/>
              </w:rPr>
              <w:t>SIZE OF NOZZLE (MM)</w:t>
            </w:r>
          </w:p>
        </w:tc>
        <w:tc>
          <w:tcPr>
            <w:tcW w:w="882" w:type="pct"/>
            <w:tcBorders>
              <w:top w:val="single" w:sz="4" w:space="0" w:color="auto"/>
              <w:left w:val="single" w:sz="4" w:space="0" w:color="auto"/>
              <w:bottom w:val="single" w:sz="4" w:space="0" w:color="auto"/>
              <w:right w:val="single" w:sz="4" w:space="0" w:color="auto"/>
            </w:tcBorders>
            <w:vAlign w:val="center"/>
          </w:tcPr>
          <w:p w14:paraId="72BEFB2B" w14:textId="77777777" w:rsidR="00184E29" w:rsidRPr="00E00C45" w:rsidRDefault="00184E29">
            <w:pPr>
              <w:rPr>
                <w:b/>
                <w:szCs w:val="24"/>
              </w:rPr>
            </w:pPr>
            <w:r w:rsidRPr="00E00C45">
              <w:rPr>
                <w:b/>
                <w:szCs w:val="24"/>
              </w:rPr>
              <w:t>END CONNECTION</w:t>
            </w:r>
          </w:p>
        </w:tc>
        <w:tc>
          <w:tcPr>
            <w:tcW w:w="725" w:type="pct"/>
            <w:tcBorders>
              <w:top w:val="single" w:sz="4" w:space="0" w:color="auto"/>
              <w:left w:val="single" w:sz="4" w:space="0" w:color="auto"/>
              <w:bottom w:val="single" w:sz="4" w:space="0" w:color="auto"/>
              <w:right w:val="single" w:sz="4" w:space="0" w:color="auto"/>
            </w:tcBorders>
            <w:vAlign w:val="center"/>
          </w:tcPr>
          <w:p w14:paraId="23B6A71F" w14:textId="77777777" w:rsidR="00184E29" w:rsidRPr="00E00C45" w:rsidRDefault="00184E29">
            <w:pPr>
              <w:rPr>
                <w:b/>
                <w:szCs w:val="24"/>
              </w:rPr>
            </w:pPr>
            <w:r w:rsidRPr="00E00C45">
              <w:rPr>
                <w:b/>
                <w:szCs w:val="24"/>
              </w:rPr>
              <w:t>MATERIAL</w:t>
            </w:r>
          </w:p>
        </w:tc>
        <w:tc>
          <w:tcPr>
            <w:tcW w:w="454" w:type="pct"/>
            <w:tcBorders>
              <w:top w:val="single" w:sz="4" w:space="0" w:color="auto"/>
              <w:left w:val="single" w:sz="4" w:space="0" w:color="auto"/>
              <w:bottom w:val="single" w:sz="4" w:space="0" w:color="auto"/>
              <w:right w:val="single" w:sz="4" w:space="0" w:color="auto"/>
            </w:tcBorders>
            <w:vAlign w:val="center"/>
          </w:tcPr>
          <w:p w14:paraId="31360589" w14:textId="77777777" w:rsidR="00184E29" w:rsidRDefault="00184E29">
            <w:pPr>
              <w:rPr>
                <w:b/>
                <w:szCs w:val="24"/>
              </w:rPr>
            </w:pPr>
            <w:r>
              <w:rPr>
                <w:b/>
                <w:szCs w:val="24"/>
              </w:rPr>
              <w:t>MAKE</w:t>
            </w:r>
          </w:p>
        </w:tc>
        <w:tc>
          <w:tcPr>
            <w:tcW w:w="726" w:type="pct"/>
            <w:tcBorders>
              <w:top w:val="single" w:sz="4" w:space="0" w:color="auto"/>
              <w:left w:val="single" w:sz="4" w:space="0" w:color="auto"/>
              <w:bottom w:val="single" w:sz="4" w:space="0" w:color="auto"/>
              <w:right w:val="single" w:sz="4" w:space="0" w:color="auto"/>
            </w:tcBorders>
            <w:vAlign w:val="center"/>
          </w:tcPr>
          <w:p w14:paraId="007F383B" w14:textId="77777777" w:rsidR="00184E29" w:rsidRPr="00EB172F" w:rsidRDefault="00184E29">
            <w:pPr>
              <w:rPr>
                <w:b/>
                <w:szCs w:val="24"/>
              </w:rPr>
            </w:pPr>
            <w:r>
              <w:rPr>
                <w:b/>
                <w:szCs w:val="24"/>
              </w:rPr>
              <w:t>LOCA</w:t>
            </w:r>
            <w:r w:rsidRPr="00EB172F">
              <w:rPr>
                <w:b/>
                <w:szCs w:val="24"/>
              </w:rPr>
              <w:t>TION (degrees)</w:t>
            </w:r>
          </w:p>
        </w:tc>
      </w:tr>
      <w:tr w:rsidR="00E67C4E" w:rsidRPr="00672A13" w14:paraId="4283EBAB" w14:textId="77777777" w:rsidTr="00084315">
        <w:trPr>
          <w:trHeight w:val="20"/>
        </w:trPr>
        <w:tc>
          <w:tcPr>
            <w:tcW w:w="602" w:type="pct"/>
            <w:vAlign w:val="center"/>
          </w:tcPr>
          <w:p w14:paraId="3F157B29" w14:textId="77777777" w:rsidR="00E67C4E" w:rsidRPr="00672A13" w:rsidRDefault="00577677">
            <w:pPr>
              <w:ind w:right="-82"/>
              <w:rPr>
                <w:szCs w:val="24"/>
              </w:rPr>
            </w:pPr>
            <w:r>
              <w:rPr>
                <w:szCs w:val="24"/>
              </w:rPr>
              <w:t>*</w:t>
            </w:r>
          </w:p>
        </w:tc>
        <w:tc>
          <w:tcPr>
            <w:tcW w:w="1038" w:type="pct"/>
            <w:vAlign w:val="center"/>
          </w:tcPr>
          <w:p w14:paraId="3622A35B" w14:textId="77777777" w:rsidR="00E67C4E" w:rsidRPr="00672A13" w:rsidRDefault="00E67C4E">
            <w:pPr>
              <w:rPr>
                <w:szCs w:val="24"/>
              </w:rPr>
            </w:pPr>
            <w:r>
              <w:rPr>
                <w:szCs w:val="24"/>
              </w:rPr>
              <w:t>Port for flush bottom valve</w:t>
            </w:r>
          </w:p>
        </w:tc>
        <w:tc>
          <w:tcPr>
            <w:tcW w:w="574" w:type="pct"/>
            <w:vAlign w:val="center"/>
          </w:tcPr>
          <w:p w14:paraId="69E1B8EA" w14:textId="77777777" w:rsidR="00E67C4E" w:rsidRPr="00672A13" w:rsidRDefault="00E67C4E">
            <w:pPr>
              <w:rPr>
                <w:szCs w:val="24"/>
              </w:rPr>
            </w:pPr>
            <w:r>
              <w:rPr>
                <w:szCs w:val="24"/>
              </w:rPr>
              <w:t>*</w:t>
            </w:r>
          </w:p>
        </w:tc>
        <w:tc>
          <w:tcPr>
            <w:tcW w:w="882" w:type="pct"/>
            <w:vAlign w:val="center"/>
          </w:tcPr>
          <w:p w14:paraId="137FE791" w14:textId="77777777" w:rsidR="00E67C4E" w:rsidRPr="00672A13" w:rsidRDefault="00E67C4E">
            <w:pPr>
              <w:rPr>
                <w:szCs w:val="24"/>
              </w:rPr>
            </w:pPr>
            <w:r>
              <w:rPr>
                <w:szCs w:val="24"/>
              </w:rPr>
              <w:t>*</w:t>
            </w:r>
          </w:p>
        </w:tc>
        <w:tc>
          <w:tcPr>
            <w:tcW w:w="725" w:type="pct"/>
            <w:vAlign w:val="center"/>
          </w:tcPr>
          <w:p w14:paraId="2CE35123" w14:textId="77777777" w:rsidR="00E67C4E" w:rsidRDefault="00E67C4E">
            <w:r w:rsidRPr="00365EA1">
              <w:rPr>
                <w:szCs w:val="24"/>
              </w:rPr>
              <w:t>SS316L</w:t>
            </w:r>
          </w:p>
        </w:tc>
        <w:tc>
          <w:tcPr>
            <w:tcW w:w="454" w:type="pct"/>
            <w:vAlign w:val="center"/>
          </w:tcPr>
          <w:p w14:paraId="27AC6CAE" w14:textId="77777777" w:rsidR="00E67C4E" w:rsidRDefault="00E67C4E">
            <w:pPr>
              <w:rPr>
                <w:szCs w:val="24"/>
              </w:rPr>
            </w:pPr>
            <w:r>
              <w:rPr>
                <w:szCs w:val="24"/>
              </w:rPr>
              <w:t>*</w:t>
            </w:r>
          </w:p>
        </w:tc>
        <w:tc>
          <w:tcPr>
            <w:tcW w:w="726" w:type="pct"/>
            <w:vAlign w:val="center"/>
          </w:tcPr>
          <w:p w14:paraId="1CD21532" w14:textId="77777777" w:rsidR="00E67C4E" w:rsidRPr="00EB172F" w:rsidRDefault="00E67C4E">
            <w:pPr>
              <w:rPr>
                <w:szCs w:val="24"/>
              </w:rPr>
            </w:pPr>
            <w:r>
              <w:rPr>
                <w:szCs w:val="24"/>
              </w:rPr>
              <w:t>Center of Bottom Dish</w:t>
            </w:r>
          </w:p>
        </w:tc>
      </w:tr>
      <w:tr w:rsidR="00E67C4E" w:rsidRPr="00672A13" w14:paraId="5CE46E30" w14:textId="77777777" w:rsidTr="00084315">
        <w:trPr>
          <w:trHeight w:val="20"/>
        </w:trPr>
        <w:tc>
          <w:tcPr>
            <w:tcW w:w="602" w:type="pct"/>
            <w:vAlign w:val="center"/>
          </w:tcPr>
          <w:p w14:paraId="59F4C40E" w14:textId="77777777" w:rsidR="00E67C4E" w:rsidRPr="00672A13" w:rsidRDefault="00577677">
            <w:pPr>
              <w:ind w:right="-82"/>
              <w:rPr>
                <w:szCs w:val="24"/>
              </w:rPr>
            </w:pPr>
            <w:r>
              <w:rPr>
                <w:szCs w:val="24"/>
              </w:rPr>
              <w:lastRenderedPageBreak/>
              <w:t>*</w:t>
            </w:r>
          </w:p>
        </w:tc>
        <w:tc>
          <w:tcPr>
            <w:tcW w:w="1038" w:type="pct"/>
            <w:vAlign w:val="center"/>
          </w:tcPr>
          <w:p w14:paraId="1E122B20" w14:textId="77777777" w:rsidR="00E67C4E" w:rsidRDefault="00E67C4E">
            <w:pPr>
              <w:rPr>
                <w:szCs w:val="24"/>
              </w:rPr>
            </w:pPr>
            <w:r>
              <w:rPr>
                <w:szCs w:val="24"/>
              </w:rPr>
              <w:t>Port For DP type pressure transmitter</w:t>
            </w:r>
          </w:p>
        </w:tc>
        <w:tc>
          <w:tcPr>
            <w:tcW w:w="574" w:type="pct"/>
            <w:vAlign w:val="center"/>
          </w:tcPr>
          <w:p w14:paraId="3A0D1C87" w14:textId="77777777" w:rsidR="00E67C4E" w:rsidRPr="00AC03EA" w:rsidRDefault="00E67C4E">
            <w:pPr>
              <w:rPr>
                <w:szCs w:val="24"/>
              </w:rPr>
            </w:pPr>
            <w:r w:rsidRPr="00AC03EA">
              <w:rPr>
                <w:szCs w:val="24"/>
              </w:rPr>
              <w:t>*</w:t>
            </w:r>
          </w:p>
        </w:tc>
        <w:tc>
          <w:tcPr>
            <w:tcW w:w="882" w:type="pct"/>
            <w:vAlign w:val="center"/>
          </w:tcPr>
          <w:p w14:paraId="240C3FD6" w14:textId="77777777" w:rsidR="00E67C4E" w:rsidRPr="00AC03EA" w:rsidRDefault="00E67C4E">
            <w:pPr>
              <w:rPr>
                <w:szCs w:val="24"/>
              </w:rPr>
            </w:pPr>
            <w:r w:rsidRPr="00AC03EA">
              <w:rPr>
                <w:szCs w:val="24"/>
              </w:rPr>
              <w:t>*</w:t>
            </w:r>
          </w:p>
        </w:tc>
        <w:tc>
          <w:tcPr>
            <w:tcW w:w="725" w:type="pct"/>
            <w:vAlign w:val="center"/>
          </w:tcPr>
          <w:p w14:paraId="04F9B197" w14:textId="77777777" w:rsidR="00E67C4E" w:rsidRDefault="00E67C4E">
            <w:r w:rsidRPr="00365EA1">
              <w:rPr>
                <w:szCs w:val="24"/>
              </w:rPr>
              <w:t>SS316L</w:t>
            </w:r>
          </w:p>
        </w:tc>
        <w:tc>
          <w:tcPr>
            <w:tcW w:w="454" w:type="pct"/>
            <w:vAlign w:val="center"/>
          </w:tcPr>
          <w:p w14:paraId="7A1E8DD9" w14:textId="77777777" w:rsidR="00E67C4E" w:rsidRDefault="00E67C4E">
            <w:pPr>
              <w:rPr>
                <w:szCs w:val="24"/>
              </w:rPr>
            </w:pPr>
            <w:r>
              <w:rPr>
                <w:szCs w:val="24"/>
              </w:rPr>
              <w:t>*</w:t>
            </w:r>
          </w:p>
        </w:tc>
        <w:tc>
          <w:tcPr>
            <w:tcW w:w="726" w:type="pct"/>
            <w:vAlign w:val="center"/>
          </w:tcPr>
          <w:p w14:paraId="0134AD2E" w14:textId="77777777" w:rsidR="00E67C4E" w:rsidRDefault="00E67C4E">
            <w:pPr>
              <w:rPr>
                <w:szCs w:val="24"/>
              </w:rPr>
            </w:pPr>
            <w:r>
              <w:rPr>
                <w:szCs w:val="24"/>
              </w:rPr>
              <w:t>*</w:t>
            </w:r>
          </w:p>
        </w:tc>
      </w:tr>
    </w:tbl>
    <w:p w14:paraId="42641549" w14:textId="3754CF36" w:rsidR="00486554" w:rsidRPr="00206142" w:rsidRDefault="00084315" w:rsidP="00BE4F4D">
      <w:pPr>
        <w:rPr>
          <w:b/>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Cs/>
          <w:i/>
          <w:snapToGrid w:val="0"/>
          <w:sz w:val="20"/>
          <w:szCs w:val="24"/>
          <w:u w:val="single"/>
          <w:lang w:eastAsia="en-US"/>
        </w:rPr>
        <w:t>:</w:t>
      </w:r>
      <w:r w:rsidR="00486554" w:rsidRPr="00206142">
        <w:rPr>
          <w:bCs/>
          <w:i/>
          <w:snapToGrid w:val="0"/>
          <w:sz w:val="20"/>
          <w:szCs w:val="24"/>
          <w:lang w:eastAsia="en-US"/>
        </w:rPr>
        <w:t>*</w:t>
      </w:r>
      <w:proofErr w:type="gramEnd"/>
      <w:r w:rsidR="00486554" w:rsidRPr="00206142">
        <w:rPr>
          <w:bCs/>
          <w:i/>
          <w:snapToGrid w:val="0"/>
          <w:sz w:val="20"/>
          <w:szCs w:val="24"/>
          <w:lang w:eastAsia="en-US"/>
        </w:rPr>
        <w:t xml:space="preserve"> To be specified by vendor</w:t>
      </w:r>
    </w:p>
    <w:p w14:paraId="14915B67" w14:textId="77777777" w:rsidR="007703AC" w:rsidRDefault="007703AC" w:rsidP="00BE4F4D">
      <w:pPr>
        <w:rPr>
          <w:snapToGrid w:val="0"/>
          <w:szCs w:val="24"/>
          <w:lang w:eastAsia="en-US"/>
        </w:rPr>
      </w:pPr>
    </w:p>
    <w:p w14:paraId="276C35A4" w14:textId="77777777" w:rsidR="00486554" w:rsidRDefault="00486554" w:rsidP="00BE4F4D">
      <w:pPr>
        <w:pStyle w:val="ListParagraph"/>
        <w:rPr>
          <w:b/>
          <w:szCs w:val="24"/>
        </w:rPr>
      </w:pPr>
    </w:p>
    <w:p w14:paraId="7D52A965" w14:textId="77777777" w:rsidR="00486554" w:rsidRPr="00206142" w:rsidRDefault="00486554" w:rsidP="00206142">
      <w:pPr>
        <w:pStyle w:val="ListParagraph"/>
        <w:numPr>
          <w:ilvl w:val="0"/>
          <w:numId w:val="17"/>
        </w:numPr>
        <w:spacing w:line="360" w:lineRule="auto"/>
      </w:pPr>
      <w:r w:rsidRPr="00206142">
        <w:t>Nozzle Orientation Details (Vessel Jacket</w:t>
      </w:r>
      <w:proofErr w:type="gramStart"/>
      <w:r w:rsidRPr="00206142">
        <w:t>) :</w:t>
      </w:r>
      <w:proofErr w:type="gramEnd"/>
    </w:p>
    <w:tbl>
      <w:tblPr>
        <w:tblW w:w="48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497"/>
        <w:gridCol w:w="1217"/>
        <w:gridCol w:w="1870"/>
        <w:gridCol w:w="1537"/>
        <w:gridCol w:w="1523"/>
        <w:gridCol w:w="1523"/>
      </w:tblGrid>
      <w:tr w:rsidR="00486554" w:rsidRPr="00E00C45" w14:paraId="352C596B" w14:textId="77777777" w:rsidTr="00084315">
        <w:trPr>
          <w:trHeight w:val="462"/>
        </w:trPr>
        <w:tc>
          <w:tcPr>
            <w:tcW w:w="394" w:type="pct"/>
            <w:tcBorders>
              <w:top w:val="single" w:sz="4" w:space="0" w:color="auto"/>
              <w:left w:val="single" w:sz="4" w:space="0" w:color="auto"/>
              <w:bottom w:val="single" w:sz="4" w:space="0" w:color="auto"/>
              <w:right w:val="single" w:sz="4" w:space="0" w:color="auto"/>
            </w:tcBorders>
            <w:vAlign w:val="center"/>
          </w:tcPr>
          <w:p w14:paraId="67397935" w14:textId="77777777" w:rsidR="00486554" w:rsidRPr="00E00C45" w:rsidRDefault="00577677">
            <w:pPr>
              <w:rPr>
                <w:b/>
                <w:color w:val="000000"/>
                <w:szCs w:val="24"/>
              </w:rPr>
            </w:pPr>
            <w:r>
              <w:rPr>
                <w:b/>
                <w:color w:val="000000"/>
                <w:szCs w:val="24"/>
              </w:rPr>
              <w:t xml:space="preserve">NOZZLE </w:t>
            </w:r>
            <w:r w:rsidR="00486554" w:rsidRPr="00E00C45">
              <w:rPr>
                <w:b/>
                <w:color w:val="000000"/>
                <w:szCs w:val="24"/>
              </w:rPr>
              <w:t>No.</w:t>
            </w:r>
          </w:p>
        </w:tc>
        <w:tc>
          <w:tcPr>
            <w:tcW w:w="590" w:type="pct"/>
            <w:tcBorders>
              <w:top w:val="single" w:sz="4" w:space="0" w:color="auto"/>
              <w:left w:val="single" w:sz="4" w:space="0" w:color="auto"/>
              <w:bottom w:val="single" w:sz="4" w:space="0" w:color="auto"/>
              <w:right w:val="single" w:sz="4" w:space="0" w:color="auto"/>
            </w:tcBorders>
            <w:vAlign w:val="center"/>
          </w:tcPr>
          <w:p w14:paraId="22EBC74A" w14:textId="2C6A0BC0" w:rsidR="00486554" w:rsidRPr="00E00C45" w:rsidRDefault="004976C5">
            <w:pPr>
              <w:rPr>
                <w:b/>
                <w:color w:val="000000"/>
                <w:szCs w:val="24"/>
              </w:rPr>
            </w:pPr>
            <w:r>
              <w:rPr>
                <w:b/>
                <w:color w:val="000000"/>
                <w:szCs w:val="24"/>
              </w:rPr>
              <w:t>FUNCTION</w:t>
            </w:r>
          </w:p>
        </w:tc>
        <w:tc>
          <w:tcPr>
            <w:tcW w:w="582" w:type="pct"/>
            <w:tcBorders>
              <w:top w:val="single" w:sz="4" w:space="0" w:color="auto"/>
              <w:left w:val="single" w:sz="4" w:space="0" w:color="auto"/>
              <w:bottom w:val="single" w:sz="4" w:space="0" w:color="auto"/>
              <w:right w:val="single" w:sz="4" w:space="0" w:color="auto"/>
            </w:tcBorders>
            <w:vAlign w:val="center"/>
          </w:tcPr>
          <w:p w14:paraId="4A491DFA" w14:textId="77777777" w:rsidR="00486554" w:rsidRPr="00E00C45" w:rsidRDefault="00310893">
            <w:pPr>
              <w:rPr>
                <w:b/>
                <w:color w:val="000000"/>
                <w:szCs w:val="24"/>
              </w:rPr>
            </w:pPr>
            <w:r w:rsidRPr="00E00C45">
              <w:rPr>
                <w:b/>
                <w:color w:val="000000"/>
                <w:szCs w:val="24"/>
              </w:rPr>
              <w:t>SIZE OF NOZZLE (MM)</w:t>
            </w:r>
          </w:p>
        </w:tc>
        <w:tc>
          <w:tcPr>
            <w:tcW w:w="894" w:type="pct"/>
            <w:tcBorders>
              <w:top w:val="single" w:sz="4" w:space="0" w:color="auto"/>
              <w:left w:val="single" w:sz="4" w:space="0" w:color="auto"/>
              <w:bottom w:val="single" w:sz="4" w:space="0" w:color="auto"/>
              <w:right w:val="single" w:sz="4" w:space="0" w:color="auto"/>
            </w:tcBorders>
            <w:vAlign w:val="center"/>
          </w:tcPr>
          <w:p w14:paraId="720FCD38" w14:textId="77777777" w:rsidR="00486554" w:rsidRPr="00E00C45" w:rsidRDefault="00486554">
            <w:pPr>
              <w:rPr>
                <w:b/>
                <w:color w:val="000000"/>
                <w:szCs w:val="24"/>
              </w:rPr>
            </w:pPr>
            <w:r w:rsidRPr="00E00C45">
              <w:rPr>
                <w:b/>
                <w:color w:val="000000"/>
                <w:szCs w:val="24"/>
              </w:rPr>
              <w:t>END CONNECTION</w:t>
            </w:r>
          </w:p>
        </w:tc>
        <w:tc>
          <w:tcPr>
            <w:tcW w:w="734" w:type="pct"/>
            <w:tcBorders>
              <w:top w:val="single" w:sz="4" w:space="0" w:color="auto"/>
              <w:left w:val="single" w:sz="4" w:space="0" w:color="auto"/>
              <w:bottom w:val="single" w:sz="4" w:space="0" w:color="auto"/>
              <w:right w:val="single" w:sz="4" w:space="0" w:color="auto"/>
            </w:tcBorders>
            <w:vAlign w:val="center"/>
          </w:tcPr>
          <w:p w14:paraId="6340CF88" w14:textId="77777777" w:rsidR="00486554" w:rsidRPr="00E00C45" w:rsidRDefault="00486554">
            <w:pPr>
              <w:rPr>
                <w:b/>
                <w:color w:val="000000"/>
                <w:szCs w:val="24"/>
              </w:rPr>
            </w:pPr>
            <w:r w:rsidRPr="00E00C45">
              <w:rPr>
                <w:b/>
                <w:color w:val="000000"/>
                <w:szCs w:val="24"/>
              </w:rPr>
              <w:t>MATERIAL</w:t>
            </w:r>
          </w:p>
        </w:tc>
        <w:tc>
          <w:tcPr>
            <w:tcW w:w="728" w:type="pct"/>
            <w:tcBorders>
              <w:top w:val="single" w:sz="4" w:space="0" w:color="auto"/>
              <w:left w:val="single" w:sz="4" w:space="0" w:color="auto"/>
              <w:bottom w:val="single" w:sz="4" w:space="0" w:color="auto"/>
              <w:right w:val="single" w:sz="4" w:space="0" w:color="auto"/>
            </w:tcBorders>
            <w:vAlign w:val="center"/>
          </w:tcPr>
          <w:p w14:paraId="48668DB7" w14:textId="77777777" w:rsidR="00486554" w:rsidRPr="00E00C45" w:rsidRDefault="00486554">
            <w:pPr>
              <w:rPr>
                <w:b/>
                <w:color w:val="000000"/>
                <w:szCs w:val="24"/>
              </w:rPr>
            </w:pPr>
            <w:r>
              <w:rPr>
                <w:b/>
                <w:color w:val="000000"/>
                <w:szCs w:val="24"/>
              </w:rPr>
              <w:t>LOCATION (</w:t>
            </w:r>
            <w:r w:rsidRPr="00E00C45">
              <w:rPr>
                <w:b/>
                <w:color w:val="000000"/>
                <w:szCs w:val="24"/>
              </w:rPr>
              <w:t>degrees)</w:t>
            </w:r>
          </w:p>
        </w:tc>
        <w:tc>
          <w:tcPr>
            <w:tcW w:w="1078" w:type="pct"/>
            <w:tcBorders>
              <w:top w:val="single" w:sz="4" w:space="0" w:color="auto"/>
              <w:left w:val="single" w:sz="4" w:space="0" w:color="auto"/>
              <w:bottom w:val="single" w:sz="4" w:space="0" w:color="auto"/>
              <w:right w:val="single" w:sz="4" w:space="0" w:color="auto"/>
            </w:tcBorders>
            <w:vAlign w:val="center"/>
          </w:tcPr>
          <w:p w14:paraId="2157823E" w14:textId="77777777" w:rsidR="00486554" w:rsidRPr="00E00C45" w:rsidRDefault="00310893">
            <w:pPr>
              <w:rPr>
                <w:b/>
                <w:color w:val="000000"/>
                <w:szCs w:val="24"/>
              </w:rPr>
            </w:pPr>
            <w:r>
              <w:rPr>
                <w:b/>
                <w:szCs w:val="24"/>
              </w:rPr>
              <w:t>LOCATION FROM BOTTOM TL</w:t>
            </w:r>
          </w:p>
        </w:tc>
      </w:tr>
      <w:tr w:rsidR="00486554" w:rsidRPr="005B0E82" w14:paraId="5309A1A6" w14:textId="77777777" w:rsidTr="00084315">
        <w:trPr>
          <w:trHeight w:val="462"/>
        </w:trPr>
        <w:tc>
          <w:tcPr>
            <w:tcW w:w="394" w:type="pct"/>
            <w:vAlign w:val="center"/>
          </w:tcPr>
          <w:p w14:paraId="016F2FFF" w14:textId="77777777" w:rsidR="00486554" w:rsidRDefault="001C3E71">
            <w:pPr>
              <w:rPr>
                <w:color w:val="000000"/>
                <w:szCs w:val="24"/>
              </w:rPr>
            </w:pPr>
            <w:r>
              <w:rPr>
                <w:color w:val="000000"/>
                <w:szCs w:val="24"/>
              </w:rPr>
              <w:t>*</w:t>
            </w:r>
          </w:p>
        </w:tc>
        <w:tc>
          <w:tcPr>
            <w:tcW w:w="590" w:type="pct"/>
            <w:vAlign w:val="center"/>
          </w:tcPr>
          <w:p w14:paraId="2191001D" w14:textId="77777777" w:rsidR="00486554" w:rsidRDefault="00486554">
            <w:pPr>
              <w:rPr>
                <w:color w:val="000000"/>
                <w:szCs w:val="24"/>
              </w:rPr>
            </w:pPr>
            <w:r>
              <w:rPr>
                <w:color w:val="000000"/>
                <w:szCs w:val="24"/>
              </w:rPr>
              <w:t>Jacket Inlet</w:t>
            </w:r>
          </w:p>
        </w:tc>
        <w:tc>
          <w:tcPr>
            <w:tcW w:w="582" w:type="pct"/>
            <w:vAlign w:val="center"/>
          </w:tcPr>
          <w:p w14:paraId="52BE0E09" w14:textId="77777777" w:rsidR="00486554" w:rsidRDefault="00486554">
            <w:pPr>
              <w:rPr>
                <w:color w:val="000000"/>
                <w:szCs w:val="24"/>
              </w:rPr>
            </w:pPr>
            <w:r>
              <w:rPr>
                <w:color w:val="000000"/>
                <w:szCs w:val="24"/>
              </w:rPr>
              <w:t>*</w:t>
            </w:r>
          </w:p>
        </w:tc>
        <w:tc>
          <w:tcPr>
            <w:tcW w:w="894" w:type="pct"/>
            <w:vAlign w:val="center"/>
          </w:tcPr>
          <w:p w14:paraId="602D48C5" w14:textId="77777777" w:rsidR="00486554" w:rsidRDefault="00486554">
            <w:pPr>
              <w:rPr>
                <w:color w:val="000000"/>
                <w:szCs w:val="24"/>
              </w:rPr>
            </w:pPr>
            <w:r>
              <w:rPr>
                <w:color w:val="000000"/>
                <w:szCs w:val="24"/>
              </w:rPr>
              <w:t>*</w:t>
            </w:r>
          </w:p>
        </w:tc>
        <w:tc>
          <w:tcPr>
            <w:tcW w:w="734" w:type="pct"/>
            <w:vAlign w:val="center"/>
          </w:tcPr>
          <w:p w14:paraId="444D9977" w14:textId="77777777" w:rsidR="00486554" w:rsidRDefault="00486554">
            <w:pPr>
              <w:rPr>
                <w:color w:val="000000"/>
                <w:szCs w:val="24"/>
              </w:rPr>
            </w:pPr>
            <w:r>
              <w:rPr>
                <w:color w:val="000000"/>
                <w:szCs w:val="24"/>
              </w:rPr>
              <w:t>SS 304</w:t>
            </w:r>
          </w:p>
        </w:tc>
        <w:tc>
          <w:tcPr>
            <w:tcW w:w="728" w:type="pct"/>
            <w:vAlign w:val="center"/>
          </w:tcPr>
          <w:p w14:paraId="70053348" w14:textId="77777777" w:rsidR="00486554" w:rsidRDefault="00486554">
            <w:pPr>
              <w:rPr>
                <w:color w:val="000000"/>
                <w:szCs w:val="24"/>
              </w:rPr>
            </w:pPr>
            <w:r>
              <w:rPr>
                <w:color w:val="000000"/>
                <w:szCs w:val="24"/>
              </w:rPr>
              <w:t>*</w:t>
            </w:r>
          </w:p>
        </w:tc>
        <w:tc>
          <w:tcPr>
            <w:tcW w:w="1078" w:type="pct"/>
            <w:vAlign w:val="center"/>
          </w:tcPr>
          <w:p w14:paraId="128D552F" w14:textId="77777777" w:rsidR="00486554" w:rsidRDefault="00486554">
            <w:pPr>
              <w:rPr>
                <w:color w:val="000000"/>
                <w:szCs w:val="24"/>
              </w:rPr>
            </w:pPr>
            <w:r>
              <w:rPr>
                <w:color w:val="000000"/>
                <w:szCs w:val="24"/>
              </w:rPr>
              <w:t>*</w:t>
            </w:r>
          </w:p>
        </w:tc>
      </w:tr>
      <w:tr w:rsidR="00486554" w:rsidRPr="005B0E82" w14:paraId="6C7AD067" w14:textId="77777777" w:rsidTr="00084315">
        <w:trPr>
          <w:trHeight w:val="462"/>
        </w:trPr>
        <w:tc>
          <w:tcPr>
            <w:tcW w:w="394" w:type="pct"/>
            <w:vAlign w:val="center"/>
          </w:tcPr>
          <w:p w14:paraId="338B3246" w14:textId="77777777" w:rsidR="00486554" w:rsidRDefault="001C3E71">
            <w:pPr>
              <w:rPr>
                <w:color w:val="000000"/>
                <w:szCs w:val="24"/>
              </w:rPr>
            </w:pPr>
            <w:r>
              <w:rPr>
                <w:color w:val="000000"/>
                <w:szCs w:val="24"/>
              </w:rPr>
              <w:t>*</w:t>
            </w:r>
          </w:p>
        </w:tc>
        <w:tc>
          <w:tcPr>
            <w:tcW w:w="590" w:type="pct"/>
            <w:vAlign w:val="center"/>
          </w:tcPr>
          <w:p w14:paraId="7E148084" w14:textId="77777777" w:rsidR="00486554" w:rsidRDefault="00486554">
            <w:pPr>
              <w:rPr>
                <w:color w:val="000000"/>
                <w:szCs w:val="24"/>
              </w:rPr>
            </w:pPr>
            <w:r>
              <w:rPr>
                <w:color w:val="000000"/>
                <w:szCs w:val="24"/>
              </w:rPr>
              <w:t>Jacket Outlet</w:t>
            </w:r>
          </w:p>
        </w:tc>
        <w:tc>
          <w:tcPr>
            <w:tcW w:w="582" w:type="pct"/>
            <w:vAlign w:val="center"/>
          </w:tcPr>
          <w:p w14:paraId="73934707" w14:textId="77777777" w:rsidR="00486554" w:rsidRDefault="00486554">
            <w:pPr>
              <w:rPr>
                <w:color w:val="000000"/>
                <w:szCs w:val="24"/>
              </w:rPr>
            </w:pPr>
            <w:r>
              <w:rPr>
                <w:color w:val="000000"/>
                <w:szCs w:val="24"/>
              </w:rPr>
              <w:t>*</w:t>
            </w:r>
          </w:p>
        </w:tc>
        <w:tc>
          <w:tcPr>
            <w:tcW w:w="894" w:type="pct"/>
            <w:vAlign w:val="center"/>
          </w:tcPr>
          <w:p w14:paraId="7418DA24" w14:textId="77777777" w:rsidR="00486554" w:rsidRDefault="00486554">
            <w:pPr>
              <w:rPr>
                <w:color w:val="000000"/>
                <w:szCs w:val="24"/>
              </w:rPr>
            </w:pPr>
            <w:r>
              <w:rPr>
                <w:color w:val="000000"/>
                <w:szCs w:val="24"/>
              </w:rPr>
              <w:t>*</w:t>
            </w:r>
          </w:p>
        </w:tc>
        <w:tc>
          <w:tcPr>
            <w:tcW w:w="734" w:type="pct"/>
            <w:vAlign w:val="center"/>
          </w:tcPr>
          <w:p w14:paraId="787587FE" w14:textId="77777777" w:rsidR="00486554" w:rsidRDefault="00486554">
            <w:pPr>
              <w:rPr>
                <w:color w:val="000000"/>
                <w:szCs w:val="24"/>
              </w:rPr>
            </w:pPr>
            <w:r>
              <w:rPr>
                <w:color w:val="000000"/>
                <w:szCs w:val="24"/>
              </w:rPr>
              <w:t>SS 304</w:t>
            </w:r>
          </w:p>
        </w:tc>
        <w:tc>
          <w:tcPr>
            <w:tcW w:w="728" w:type="pct"/>
            <w:vAlign w:val="center"/>
          </w:tcPr>
          <w:p w14:paraId="4FEF1149" w14:textId="77777777" w:rsidR="00486554" w:rsidRDefault="00486554">
            <w:pPr>
              <w:rPr>
                <w:color w:val="000000"/>
                <w:szCs w:val="24"/>
              </w:rPr>
            </w:pPr>
            <w:r>
              <w:rPr>
                <w:color w:val="000000"/>
                <w:szCs w:val="24"/>
              </w:rPr>
              <w:t>*</w:t>
            </w:r>
          </w:p>
        </w:tc>
        <w:tc>
          <w:tcPr>
            <w:tcW w:w="1078" w:type="pct"/>
            <w:vAlign w:val="center"/>
          </w:tcPr>
          <w:p w14:paraId="2176FAA8" w14:textId="77777777" w:rsidR="00486554" w:rsidRDefault="00486554">
            <w:pPr>
              <w:rPr>
                <w:color w:val="000000"/>
                <w:szCs w:val="24"/>
              </w:rPr>
            </w:pPr>
            <w:r>
              <w:rPr>
                <w:color w:val="000000"/>
                <w:szCs w:val="24"/>
              </w:rPr>
              <w:t>*</w:t>
            </w:r>
          </w:p>
        </w:tc>
      </w:tr>
      <w:tr w:rsidR="00486554" w:rsidRPr="005B0E82" w14:paraId="2DBE0CD7" w14:textId="77777777" w:rsidTr="00084315">
        <w:trPr>
          <w:trHeight w:val="462"/>
        </w:trPr>
        <w:tc>
          <w:tcPr>
            <w:tcW w:w="394" w:type="pct"/>
            <w:vAlign w:val="center"/>
          </w:tcPr>
          <w:p w14:paraId="3E99E34C" w14:textId="77777777" w:rsidR="00486554" w:rsidRDefault="001C3E71">
            <w:pPr>
              <w:rPr>
                <w:color w:val="000000"/>
                <w:szCs w:val="24"/>
              </w:rPr>
            </w:pPr>
            <w:r>
              <w:rPr>
                <w:color w:val="000000"/>
                <w:szCs w:val="24"/>
              </w:rPr>
              <w:t>*</w:t>
            </w:r>
          </w:p>
        </w:tc>
        <w:tc>
          <w:tcPr>
            <w:tcW w:w="590" w:type="pct"/>
            <w:vAlign w:val="center"/>
          </w:tcPr>
          <w:p w14:paraId="30B1B965" w14:textId="77777777" w:rsidR="00486554" w:rsidRPr="005B0E82" w:rsidRDefault="00486554">
            <w:pPr>
              <w:rPr>
                <w:color w:val="000000"/>
                <w:szCs w:val="24"/>
              </w:rPr>
            </w:pPr>
            <w:r>
              <w:rPr>
                <w:color w:val="000000"/>
                <w:szCs w:val="24"/>
              </w:rPr>
              <w:t>Spare inlet</w:t>
            </w:r>
          </w:p>
        </w:tc>
        <w:tc>
          <w:tcPr>
            <w:tcW w:w="582" w:type="pct"/>
            <w:vAlign w:val="center"/>
          </w:tcPr>
          <w:p w14:paraId="2D2228EA" w14:textId="77777777" w:rsidR="00486554" w:rsidRPr="005B0E82" w:rsidRDefault="00486554">
            <w:pPr>
              <w:rPr>
                <w:color w:val="000000"/>
                <w:szCs w:val="24"/>
              </w:rPr>
            </w:pPr>
            <w:r>
              <w:rPr>
                <w:color w:val="000000"/>
                <w:szCs w:val="24"/>
              </w:rPr>
              <w:t>*</w:t>
            </w:r>
          </w:p>
        </w:tc>
        <w:tc>
          <w:tcPr>
            <w:tcW w:w="894" w:type="pct"/>
            <w:vAlign w:val="center"/>
          </w:tcPr>
          <w:p w14:paraId="12886EF4" w14:textId="77777777" w:rsidR="00486554" w:rsidRDefault="00486554">
            <w:pPr>
              <w:rPr>
                <w:color w:val="000000"/>
                <w:szCs w:val="24"/>
              </w:rPr>
            </w:pPr>
          </w:p>
          <w:p w14:paraId="1715473B" w14:textId="77777777" w:rsidR="00486554" w:rsidRPr="005B0E82" w:rsidRDefault="00486554">
            <w:pPr>
              <w:ind w:left="3"/>
              <w:rPr>
                <w:color w:val="000000"/>
                <w:szCs w:val="24"/>
              </w:rPr>
            </w:pPr>
            <w:r>
              <w:rPr>
                <w:color w:val="000000"/>
                <w:szCs w:val="24"/>
              </w:rPr>
              <w:t>*</w:t>
            </w:r>
          </w:p>
        </w:tc>
        <w:tc>
          <w:tcPr>
            <w:tcW w:w="734" w:type="pct"/>
            <w:vAlign w:val="center"/>
          </w:tcPr>
          <w:p w14:paraId="265A6BF1" w14:textId="77777777" w:rsidR="00486554" w:rsidRDefault="00486554">
            <w:pPr>
              <w:rPr>
                <w:color w:val="000000"/>
                <w:szCs w:val="24"/>
              </w:rPr>
            </w:pPr>
            <w:r>
              <w:rPr>
                <w:color w:val="000000"/>
                <w:szCs w:val="24"/>
              </w:rPr>
              <w:t>SS 304</w:t>
            </w:r>
          </w:p>
        </w:tc>
        <w:tc>
          <w:tcPr>
            <w:tcW w:w="728" w:type="pct"/>
            <w:vAlign w:val="center"/>
          </w:tcPr>
          <w:p w14:paraId="75EBB74B" w14:textId="77777777" w:rsidR="00486554" w:rsidRDefault="00486554">
            <w:pPr>
              <w:rPr>
                <w:color w:val="000000"/>
                <w:szCs w:val="24"/>
              </w:rPr>
            </w:pPr>
            <w:r>
              <w:rPr>
                <w:color w:val="000000"/>
                <w:szCs w:val="24"/>
              </w:rPr>
              <w:t>*</w:t>
            </w:r>
          </w:p>
        </w:tc>
        <w:tc>
          <w:tcPr>
            <w:tcW w:w="1078" w:type="pct"/>
            <w:vAlign w:val="center"/>
          </w:tcPr>
          <w:p w14:paraId="6EE3A1AB" w14:textId="77777777" w:rsidR="00486554" w:rsidRDefault="00486554">
            <w:pPr>
              <w:rPr>
                <w:color w:val="000000"/>
                <w:szCs w:val="24"/>
              </w:rPr>
            </w:pPr>
            <w:r>
              <w:rPr>
                <w:color w:val="000000"/>
                <w:szCs w:val="24"/>
              </w:rPr>
              <w:t>*</w:t>
            </w:r>
          </w:p>
        </w:tc>
      </w:tr>
      <w:tr w:rsidR="00486554" w:rsidRPr="005B0E82" w14:paraId="6088A9E6" w14:textId="77777777" w:rsidTr="00084315">
        <w:trPr>
          <w:trHeight w:val="462"/>
        </w:trPr>
        <w:tc>
          <w:tcPr>
            <w:tcW w:w="394" w:type="pct"/>
            <w:vAlign w:val="center"/>
          </w:tcPr>
          <w:p w14:paraId="6EFF6759" w14:textId="77777777" w:rsidR="00486554" w:rsidRPr="005B0E82" w:rsidRDefault="001C3E71">
            <w:pPr>
              <w:rPr>
                <w:color w:val="000000"/>
                <w:szCs w:val="24"/>
              </w:rPr>
            </w:pPr>
            <w:r>
              <w:rPr>
                <w:color w:val="000000"/>
                <w:szCs w:val="24"/>
              </w:rPr>
              <w:t>*</w:t>
            </w:r>
          </w:p>
        </w:tc>
        <w:tc>
          <w:tcPr>
            <w:tcW w:w="590" w:type="pct"/>
            <w:vAlign w:val="center"/>
          </w:tcPr>
          <w:p w14:paraId="572CB9F7" w14:textId="77777777" w:rsidR="00486554" w:rsidRPr="005B0E82" w:rsidRDefault="00486554">
            <w:pPr>
              <w:rPr>
                <w:color w:val="000000"/>
                <w:szCs w:val="24"/>
              </w:rPr>
            </w:pPr>
            <w:r>
              <w:rPr>
                <w:color w:val="000000"/>
                <w:szCs w:val="24"/>
              </w:rPr>
              <w:t>Spare outlet</w:t>
            </w:r>
          </w:p>
        </w:tc>
        <w:tc>
          <w:tcPr>
            <w:tcW w:w="582" w:type="pct"/>
            <w:vAlign w:val="center"/>
          </w:tcPr>
          <w:p w14:paraId="69E723A7" w14:textId="77777777" w:rsidR="00486554" w:rsidRPr="005B0E82" w:rsidRDefault="00486554">
            <w:pPr>
              <w:rPr>
                <w:color w:val="000000"/>
                <w:szCs w:val="24"/>
              </w:rPr>
            </w:pPr>
            <w:r>
              <w:rPr>
                <w:szCs w:val="24"/>
              </w:rPr>
              <w:t>*</w:t>
            </w:r>
          </w:p>
        </w:tc>
        <w:tc>
          <w:tcPr>
            <w:tcW w:w="894" w:type="pct"/>
            <w:vAlign w:val="center"/>
          </w:tcPr>
          <w:p w14:paraId="634F9F39" w14:textId="77777777" w:rsidR="00486554" w:rsidRDefault="00486554">
            <w:pPr>
              <w:rPr>
                <w:color w:val="000000"/>
                <w:szCs w:val="24"/>
              </w:rPr>
            </w:pPr>
          </w:p>
          <w:p w14:paraId="009C3A95" w14:textId="77777777" w:rsidR="00486554" w:rsidRPr="005B0E82" w:rsidRDefault="00486554">
            <w:pPr>
              <w:rPr>
                <w:color w:val="000000"/>
                <w:szCs w:val="24"/>
              </w:rPr>
            </w:pPr>
            <w:r>
              <w:rPr>
                <w:color w:val="000000"/>
                <w:szCs w:val="24"/>
              </w:rPr>
              <w:t>*</w:t>
            </w:r>
          </w:p>
        </w:tc>
        <w:tc>
          <w:tcPr>
            <w:tcW w:w="734" w:type="pct"/>
            <w:vAlign w:val="center"/>
          </w:tcPr>
          <w:p w14:paraId="048016B0" w14:textId="77777777" w:rsidR="00486554" w:rsidRDefault="00486554">
            <w:pPr>
              <w:rPr>
                <w:color w:val="000000"/>
                <w:szCs w:val="24"/>
              </w:rPr>
            </w:pPr>
            <w:r>
              <w:rPr>
                <w:color w:val="000000"/>
                <w:szCs w:val="24"/>
              </w:rPr>
              <w:t>SS 304</w:t>
            </w:r>
          </w:p>
        </w:tc>
        <w:tc>
          <w:tcPr>
            <w:tcW w:w="728" w:type="pct"/>
            <w:vAlign w:val="center"/>
          </w:tcPr>
          <w:p w14:paraId="40F30607" w14:textId="77777777" w:rsidR="00486554" w:rsidRDefault="00486554">
            <w:pPr>
              <w:rPr>
                <w:color w:val="000000"/>
                <w:szCs w:val="24"/>
              </w:rPr>
            </w:pPr>
            <w:r>
              <w:rPr>
                <w:color w:val="000000"/>
                <w:szCs w:val="24"/>
              </w:rPr>
              <w:t>*</w:t>
            </w:r>
          </w:p>
        </w:tc>
        <w:tc>
          <w:tcPr>
            <w:tcW w:w="1078" w:type="pct"/>
            <w:vAlign w:val="center"/>
          </w:tcPr>
          <w:p w14:paraId="463B0055" w14:textId="77777777" w:rsidR="00486554" w:rsidRDefault="00486554">
            <w:pPr>
              <w:rPr>
                <w:color w:val="000000"/>
                <w:szCs w:val="24"/>
              </w:rPr>
            </w:pPr>
            <w:r>
              <w:rPr>
                <w:color w:val="000000"/>
                <w:szCs w:val="24"/>
              </w:rPr>
              <w:t>*</w:t>
            </w:r>
          </w:p>
        </w:tc>
      </w:tr>
    </w:tbl>
    <w:p w14:paraId="4A0A9F5A" w14:textId="3DF51AF2" w:rsidR="002E6DA3"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7855A13F" w14:textId="77777777" w:rsidR="004A51BC" w:rsidRDefault="004A51BC" w:rsidP="00BE4F4D">
      <w:pPr>
        <w:spacing w:line="480" w:lineRule="auto"/>
        <w:rPr>
          <w:snapToGrid w:val="0"/>
          <w:szCs w:val="24"/>
          <w:lang w:eastAsia="en-US"/>
        </w:rPr>
      </w:pPr>
    </w:p>
    <w:p w14:paraId="0817EF4B" w14:textId="77777777" w:rsidR="00310893" w:rsidRDefault="00310893" w:rsidP="005D4A3E">
      <w:pPr>
        <w:rPr>
          <w:snapToGrid w:val="0"/>
          <w:szCs w:val="24"/>
          <w:lang w:eastAsia="en-US"/>
        </w:rPr>
      </w:pPr>
    </w:p>
    <w:p w14:paraId="1943B809" w14:textId="77777777" w:rsidR="00310893" w:rsidRPr="00206142" w:rsidRDefault="00486554" w:rsidP="00310893">
      <w:pPr>
        <w:pStyle w:val="ListParagraph"/>
        <w:numPr>
          <w:ilvl w:val="0"/>
          <w:numId w:val="17"/>
        </w:numPr>
        <w:spacing w:line="360" w:lineRule="auto"/>
      </w:pPr>
      <w:r w:rsidRPr="00206142">
        <w:t>Agitation System</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754"/>
        <w:gridCol w:w="1577"/>
        <w:gridCol w:w="2443"/>
      </w:tblGrid>
      <w:tr w:rsidR="00486554" w:rsidRPr="00520B79" w14:paraId="67413DDE" w14:textId="77777777" w:rsidTr="00AF133E">
        <w:trPr>
          <w:trHeight w:val="299"/>
        </w:trPr>
        <w:tc>
          <w:tcPr>
            <w:tcW w:w="1739" w:type="pct"/>
            <w:vAlign w:val="center"/>
          </w:tcPr>
          <w:p w14:paraId="55F7F60D" w14:textId="77777777" w:rsidR="00486554" w:rsidRPr="00520B79" w:rsidRDefault="00486554" w:rsidP="00310893">
            <w:pPr>
              <w:rPr>
                <w:b/>
                <w:szCs w:val="24"/>
              </w:rPr>
            </w:pPr>
            <w:r>
              <w:rPr>
                <w:b/>
                <w:szCs w:val="24"/>
              </w:rPr>
              <w:t>AGITATION COMPONENTS</w:t>
            </w:r>
          </w:p>
        </w:tc>
        <w:tc>
          <w:tcPr>
            <w:tcW w:w="1326" w:type="pct"/>
            <w:vAlign w:val="center"/>
          </w:tcPr>
          <w:p w14:paraId="24A74730" w14:textId="77777777" w:rsidR="00486554" w:rsidRPr="00520B79" w:rsidRDefault="00486554">
            <w:pPr>
              <w:rPr>
                <w:b/>
                <w:szCs w:val="24"/>
              </w:rPr>
            </w:pPr>
            <w:r>
              <w:rPr>
                <w:b/>
                <w:szCs w:val="24"/>
              </w:rPr>
              <w:t>DESCRIPTION</w:t>
            </w:r>
          </w:p>
        </w:tc>
        <w:tc>
          <w:tcPr>
            <w:tcW w:w="759" w:type="pct"/>
            <w:vAlign w:val="center"/>
          </w:tcPr>
          <w:p w14:paraId="4062B695" w14:textId="77777777" w:rsidR="00486554" w:rsidRPr="00520B79" w:rsidRDefault="00486554">
            <w:pPr>
              <w:rPr>
                <w:b/>
                <w:szCs w:val="24"/>
              </w:rPr>
            </w:pPr>
            <w:r>
              <w:rPr>
                <w:b/>
                <w:szCs w:val="24"/>
              </w:rPr>
              <w:t>MOC</w:t>
            </w:r>
          </w:p>
        </w:tc>
        <w:tc>
          <w:tcPr>
            <w:tcW w:w="1177" w:type="pct"/>
            <w:vAlign w:val="center"/>
          </w:tcPr>
          <w:p w14:paraId="26034A2C" w14:textId="77777777" w:rsidR="00486554" w:rsidRPr="00A05FB2" w:rsidRDefault="00310893">
            <w:pPr>
              <w:rPr>
                <w:b/>
                <w:szCs w:val="24"/>
                <w:vertAlign w:val="subscript"/>
              </w:rPr>
            </w:pPr>
            <w:r>
              <w:rPr>
                <w:b/>
                <w:szCs w:val="24"/>
              </w:rPr>
              <w:t>REMARKS</w:t>
            </w:r>
          </w:p>
        </w:tc>
      </w:tr>
      <w:tr w:rsidR="00C82A2D" w:rsidRPr="00520B79" w14:paraId="1DC4EFC2" w14:textId="77777777" w:rsidTr="00AF133E">
        <w:trPr>
          <w:trHeight w:val="299"/>
        </w:trPr>
        <w:tc>
          <w:tcPr>
            <w:tcW w:w="1739" w:type="pct"/>
            <w:vAlign w:val="center"/>
          </w:tcPr>
          <w:p w14:paraId="4CEF5D37" w14:textId="77777777" w:rsidR="00C82A2D" w:rsidRPr="007D0404" w:rsidRDefault="00C82A2D">
            <w:pPr>
              <w:rPr>
                <w:szCs w:val="24"/>
              </w:rPr>
            </w:pPr>
            <w:r w:rsidRPr="007D0404">
              <w:rPr>
                <w:szCs w:val="24"/>
              </w:rPr>
              <w:t>Viscosity of Fermentation Media</w:t>
            </w:r>
          </w:p>
        </w:tc>
        <w:tc>
          <w:tcPr>
            <w:tcW w:w="1326" w:type="pct"/>
            <w:vAlign w:val="center"/>
          </w:tcPr>
          <w:p w14:paraId="15D7F295" w14:textId="77777777" w:rsidR="00C82A2D" w:rsidRPr="007D0404" w:rsidRDefault="00C82A2D">
            <w:pPr>
              <w:rPr>
                <w:szCs w:val="24"/>
              </w:rPr>
            </w:pPr>
            <w:r w:rsidRPr="007D0404">
              <w:rPr>
                <w:szCs w:val="24"/>
              </w:rPr>
              <w:t xml:space="preserve">Not more than </w:t>
            </w:r>
            <w:r>
              <w:rPr>
                <w:szCs w:val="24"/>
              </w:rPr>
              <w:t>5</w:t>
            </w:r>
            <w:r w:rsidRPr="007D0404">
              <w:rPr>
                <w:szCs w:val="24"/>
              </w:rPr>
              <w:t>00cP</w:t>
            </w:r>
          </w:p>
        </w:tc>
        <w:tc>
          <w:tcPr>
            <w:tcW w:w="759" w:type="pct"/>
            <w:vAlign w:val="center"/>
          </w:tcPr>
          <w:p w14:paraId="1881EB50" w14:textId="77777777" w:rsidR="00C82A2D" w:rsidRPr="007D0404" w:rsidRDefault="00C82A2D">
            <w:pPr>
              <w:rPr>
                <w:szCs w:val="24"/>
              </w:rPr>
            </w:pPr>
            <w:r w:rsidRPr="007D0404">
              <w:rPr>
                <w:szCs w:val="24"/>
              </w:rPr>
              <w:t>NA</w:t>
            </w:r>
          </w:p>
        </w:tc>
        <w:tc>
          <w:tcPr>
            <w:tcW w:w="1177" w:type="pct"/>
          </w:tcPr>
          <w:p w14:paraId="4B2D23D8" w14:textId="77777777" w:rsidR="00C82A2D" w:rsidRPr="007D0404" w:rsidRDefault="00C82A2D">
            <w:pPr>
              <w:rPr>
                <w:szCs w:val="24"/>
              </w:rPr>
            </w:pPr>
            <w:r>
              <w:rPr>
                <w:szCs w:val="24"/>
              </w:rPr>
              <w:t>*</w:t>
            </w:r>
          </w:p>
        </w:tc>
      </w:tr>
      <w:tr w:rsidR="00C82A2D" w:rsidRPr="00520B79" w14:paraId="75831694" w14:textId="77777777" w:rsidTr="00AF133E">
        <w:trPr>
          <w:trHeight w:val="299"/>
        </w:trPr>
        <w:tc>
          <w:tcPr>
            <w:tcW w:w="1739" w:type="pct"/>
            <w:vAlign w:val="center"/>
          </w:tcPr>
          <w:p w14:paraId="272EBA99" w14:textId="7B519A51" w:rsidR="00C82A2D" w:rsidRPr="008B2261" w:rsidRDefault="00C82A2D" w:rsidP="00EF1C17">
            <w:pPr>
              <w:rPr>
                <w:szCs w:val="24"/>
              </w:rPr>
            </w:pPr>
            <w:r>
              <w:rPr>
                <w:szCs w:val="24"/>
              </w:rPr>
              <w:t xml:space="preserve">Type </w:t>
            </w:r>
            <w:proofErr w:type="gramStart"/>
            <w:r>
              <w:rPr>
                <w:szCs w:val="24"/>
              </w:rPr>
              <w:t xml:space="preserve">of </w:t>
            </w:r>
            <w:r w:rsidR="00EF1C17">
              <w:rPr>
                <w:szCs w:val="24"/>
              </w:rPr>
              <w:t xml:space="preserve"> Impeller</w:t>
            </w:r>
            <w:proofErr w:type="gramEnd"/>
            <w:r w:rsidR="00EF1C17">
              <w:rPr>
                <w:szCs w:val="24"/>
              </w:rPr>
              <w:t xml:space="preserve"> </w:t>
            </w:r>
          </w:p>
        </w:tc>
        <w:tc>
          <w:tcPr>
            <w:tcW w:w="1326" w:type="pct"/>
            <w:vAlign w:val="center"/>
          </w:tcPr>
          <w:p w14:paraId="46B9403F" w14:textId="77777777" w:rsidR="00C82A2D" w:rsidRPr="00520B79" w:rsidRDefault="00C82A2D" w:rsidP="00C82A2D">
            <w:pPr>
              <w:rPr>
                <w:b/>
                <w:szCs w:val="24"/>
              </w:rPr>
            </w:pPr>
            <w:r>
              <w:rPr>
                <w:szCs w:val="24"/>
              </w:rPr>
              <w:t>Max Flow impellers</w:t>
            </w:r>
          </w:p>
        </w:tc>
        <w:tc>
          <w:tcPr>
            <w:tcW w:w="759" w:type="pct"/>
            <w:vAlign w:val="center"/>
          </w:tcPr>
          <w:p w14:paraId="4BE2815C" w14:textId="77777777" w:rsidR="00C82A2D" w:rsidRPr="00520B79" w:rsidRDefault="00C82A2D" w:rsidP="00C82A2D">
            <w:pPr>
              <w:rPr>
                <w:b/>
                <w:szCs w:val="24"/>
              </w:rPr>
            </w:pPr>
            <w:r>
              <w:rPr>
                <w:szCs w:val="24"/>
              </w:rPr>
              <w:t>SS</w:t>
            </w:r>
            <w:r w:rsidRPr="00672A13">
              <w:rPr>
                <w:szCs w:val="24"/>
              </w:rPr>
              <w:t>316L</w:t>
            </w:r>
          </w:p>
        </w:tc>
        <w:tc>
          <w:tcPr>
            <w:tcW w:w="1177" w:type="pct"/>
          </w:tcPr>
          <w:p w14:paraId="4B898368" w14:textId="7F178E67" w:rsidR="00C82A2D" w:rsidRPr="00787149" w:rsidRDefault="00C82A2D" w:rsidP="00C82A2D">
            <w:pPr>
              <w:rPr>
                <w:szCs w:val="24"/>
              </w:rPr>
            </w:pPr>
            <w:r w:rsidRPr="007B3D39">
              <w:rPr>
                <w:szCs w:val="24"/>
              </w:rPr>
              <w:t>*</w:t>
            </w:r>
          </w:p>
        </w:tc>
      </w:tr>
      <w:tr w:rsidR="00C82A2D" w:rsidRPr="00520B79" w14:paraId="7FF9D57A" w14:textId="77777777" w:rsidTr="00AF133E">
        <w:trPr>
          <w:trHeight w:val="299"/>
        </w:trPr>
        <w:tc>
          <w:tcPr>
            <w:tcW w:w="1739" w:type="pct"/>
            <w:vAlign w:val="center"/>
          </w:tcPr>
          <w:p w14:paraId="410617E3" w14:textId="77777777" w:rsidR="00C82A2D" w:rsidRDefault="00C82A2D" w:rsidP="00C82A2D">
            <w:pPr>
              <w:rPr>
                <w:szCs w:val="24"/>
              </w:rPr>
            </w:pPr>
            <w:r>
              <w:rPr>
                <w:szCs w:val="24"/>
              </w:rPr>
              <w:t>Diameter of Impeller</w:t>
            </w:r>
          </w:p>
        </w:tc>
        <w:tc>
          <w:tcPr>
            <w:tcW w:w="1326" w:type="pct"/>
            <w:vAlign w:val="center"/>
          </w:tcPr>
          <w:p w14:paraId="21CF3D81" w14:textId="77777777" w:rsidR="00C82A2D" w:rsidRDefault="00C82A2D" w:rsidP="00C82A2D">
            <w:pPr>
              <w:rPr>
                <w:szCs w:val="24"/>
              </w:rPr>
            </w:pPr>
            <w:r>
              <w:rPr>
                <w:szCs w:val="24"/>
              </w:rPr>
              <w:t>*</w:t>
            </w:r>
          </w:p>
        </w:tc>
        <w:tc>
          <w:tcPr>
            <w:tcW w:w="759" w:type="pct"/>
            <w:vAlign w:val="center"/>
          </w:tcPr>
          <w:p w14:paraId="26772FC4" w14:textId="77777777" w:rsidR="00C82A2D" w:rsidRPr="00672A13" w:rsidRDefault="00C82A2D" w:rsidP="00C82A2D">
            <w:pPr>
              <w:rPr>
                <w:szCs w:val="24"/>
              </w:rPr>
            </w:pPr>
            <w:r>
              <w:rPr>
                <w:szCs w:val="24"/>
              </w:rPr>
              <w:t>SS316L</w:t>
            </w:r>
          </w:p>
        </w:tc>
        <w:tc>
          <w:tcPr>
            <w:tcW w:w="1177" w:type="pct"/>
          </w:tcPr>
          <w:p w14:paraId="45704AFE" w14:textId="77777777" w:rsidR="00C82A2D" w:rsidRDefault="00C82A2D" w:rsidP="00C82A2D">
            <w:pPr>
              <w:rPr>
                <w:szCs w:val="24"/>
              </w:rPr>
            </w:pPr>
            <w:r w:rsidRPr="007B3D39">
              <w:rPr>
                <w:szCs w:val="24"/>
              </w:rPr>
              <w:t>*</w:t>
            </w:r>
          </w:p>
        </w:tc>
      </w:tr>
      <w:tr w:rsidR="00C82A2D" w:rsidRPr="00520B79" w14:paraId="3F79F31A" w14:textId="77777777" w:rsidTr="00AF133E">
        <w:trPr>
          <w:trHeight w:val="299"/>
        </w:trPr>
        <w:tc>
          <w:tcPr>
            <w:tcW w:w="1739" w:type="pct"/>
            <w:vAlign w:val="center"/>
          </w:tcPr>
          <w:p w14:paraId="2E7F960B" w14:textId="77777777" w:rsidR="00C82A2D" w:rsidRDefault="00C82A2D" w:rsidP="00C82A2D">
            <w:pPr>
              <w:rPr>
                <w:szCs w:val="24"/>
              </w:rPr>
            </w:pPr>
            <w:r w:rsidRPr="00D56035">
              <w:rPr>
                <w:szCs w:val="24"/>
              </w:rPr>
              <w:t>DI / DT</w:t>
            </w:r>
            <w:r w:rsidRPr="005D4A3E">
              <w:rPr>
                <w:szCs w:val="24"/>
              </w:rPr>
              <w:t xml:space="preserve"> (Diameter of impeller to Diameter of tank)</w:t>
            </w:r>
          </w:p>
        </w:tc>
        <w:tc>
          <w:tcPr>
            <w:tcW w:w="1326" w:type="pct"/>
            <w:vAlign w:val="center"/>
          </w:tcPr>
          <w:p w14:paraId="6FABED0C" w14:textId="77777777" w:rsidR="00C82A2D" w:rsidRDefault="00C82A2D" w:rsidP="00C82A2D">
            <w:pPr>
              <w:rPr>
                <w:szCs w:val="24"/>
              </w:rPr>
            </w:pPr>
            <w:r>
              <w:rPr>
                <w:szCs w:val="24"/>
              </w:rPr>
              <w:t>*</w:t>
            </w:r>
          </w:p>
        </w:tc>
        <w:tc>
          <w:tcPr>
            <w:tcW w:w="759" w:type="pct"/>
            <w:vAlign w:val="center"/>
          </w:tcPr>
          <w:p w14:paraId="31B1E962" w14:textId="45BEF31D" w:rsidR="00C82A2D" w:rsidRPr="005D4A3E" w:rsidRDefault="00C82A2D" w:rsidP="00C82A2D">
            <w:pPr>
              <w:rPr>
                <w:b/>
                <w:bCs/>
                <w:szCs w:val="24"/>
              </w:rPr>
            </w:pPr>
            <w:r>
              <w:rPr>
                <w:b/>
                <w:bCs/>
                <w:szCs w:val="24"/>
              </w:rPr>
              <w:t>*</w:t>
            </w:r>
          </w:p>
        </w:tc>
        <w:tc>
          <w:tcPr>
            <w:tcW w:w="1177" w:type="pct"/>
          </w:tcPr>
          <w:p w14:paraId="1153308B" w14:textId="77777777" w:rsidR="00C82A2D" w:rsidRDefault="00C82A2D" w:rsidP="00C82A2D">
            <w:pPr>
              <w:rPr>
                <w:szCs w:val="24"/>
              </w:rPr>
            </w:pPr>
            <w:r w:rsidRPr="007B3D39">
              <w:rPr>
                <w:szCs w:val="24"/>
              </w:rPr>
              <w:t>*</w:t>
            </w:r>
          </w:p>
        </w:tc>
      </w:tr>
      <w:tr w:rsidR="00C82A2D" w:rsidRPr="00520B79" w14:paraId="15A8659C" w14:textId="77777777" w:rsidTr="00AF133E">
        <w:trPr>
          <w:trHeight w:val="299"/>
        </w:trPr>
        <w:tc>
          <w:tcPr>
            <w:tcW w:w="1739" w:type="pct"/>
            <w:vAlign w:val="center"/>
          </w:tcPr>
          <w:p w14:paraId="44700589" w14:textId="77777777" w:rsidR="00C82A2D" w:rsidRDefault="00C82A2D" w:rsidP="00C82A2D">
            <w:pPr>
              <w:rPr>
                <w:szCs w:val="24"/>
              </w:rPr>
            </w:pPr>
            <w:r>
              <w:rPr>
                <w:szCs w:val="24"/>
              </w:rPr>
              <w:t>Number of Impeller</w:t>
            </w:r>
          </w:p>
        </w:tc>
        <w:tc>
          <w:tcPr>
            <w:tcW w:w="1326" w:type="pct"/>
            <w:vAlign w:val="center"/>
          </w:tcPr>
          <w:p w14:paraId="1891317D" w14:textId="0499FFE7" w:rsidR="00C82A2D" w:rsidRDefault="00523843" w:rsidP="00C82A2D">
            <w:pPr>
              <w:rPr>
                <w:szCs w:val="24"/>
              </w:rPr>
            </w:pPr>
            <w:r>
              <w:rPr>
                <w:szCs w:val="24"/>
              </w:rPr>
              <w:t xml:space="preserve">4 </w:t>
            </w:r>
          </w:p>
        </w:tc>
        <w:tc>
          <w:tcPr>
            <w:tcW w:w="759" w:type="pct"/>
            <w:vAlign w:val="center"/>
          </w:tcPr>
          <w:p w14:paraId="15243E49" w14:textId="77777777" w:rsidR="00C82A2D" w:rsidRPr="00672A13" w:rsidRDefault="00C82A2D" w:rsidP="00C82A2D">
            <w:pPr>
              <w:rPr>
                <w:szCs w:val="24"/>
              </w:rPr>
            </w:pPr>
            <w:r>
              <w:rPr>
                <w:szCs w:val="24"/>
              </w:rPr>
              <w:t>SS</w:t>
            </w:r>
            <w:r w:rsidRPr="00672A13">
              <w:rPr>
                <w:szCs w:val="24"/>
              </w:rPr>
              <w:t>316L</w:t>
            </w:r>
          </w:p>
        </w:tc>
        <w:tc>
          <w:tcPr>
            <w:tcW w:w="1177" w:type="pct"/>
          </w:tcPr>
          <w:p w14:paraId="2A764100" w14:textId="77777777" w:rsidR="00C82A2D" w:rsidRDefault="00C82A2D" w:rsidP="00C82A2D">
            <w:pPr>
              <w:rPr>
                <w:szCs w:val="24"/>
              </w:rPr>
            </w:pPr>
            <w:r w:rsidRPr="007B3D39">
              <w:rPr>
                <w:szCs w:val="24"/>
              </w:rPr>
              <w:t>*</w:t>
            </w:r>
          </w:p>
        </w:tc>
      </w:tr>
      <w:tr w:rsidR="00C82A2D" w:rsidRPr="00520B79" w14:paraId="612036FF" w14:textId="77777777" w:rsidTr="00AF133E">
        <w:trPr>
          <w:trHeight w:val="299"/>
        </w:trPr>
        <w:tc>
          <w:tcPr>
            <w:tcW w:w="1739" w:type="pct"/>
            <w:vAlign w:val="center"/>
          </w:tcPr>
          <w:p w14:paraId="784EC585" w14:textId="77777777" w:rsidR="00C82A2D" w:rsidRPr="00B070FC" w:rsidRDefault="00C82A2D" w:rsidP="00C82A2D">
            <w:pPr>
              <w:rPr>
                <w:szCs w:val="24"/>
              </w:rPr>
            </w:pPr>
            <w:r>
              <w:rPr>
                <w:szCs w:val="24"/>
              </w:rPr>
              <w:t>Agitator</w:t>
            </w:r>
          </w:p>
        </w:tc>
        <w:tc>
          <w:tcPr>
            <w:tcW w:w="1326" w:type="pct"/>
            <w:vAlign w:val="center"/>
          </w:tcPr>
          <w:p w14:paraId="00FC73D6" w14:textId="77777777" w:rsidR="00C82A2D" w:rsidRPr="004E5A3E" w:rsidRDefault="00C82A2D" w:rsidP="00C82A2D">
            <w:pPr>
              <w:rPr>
                <w:color w:val="000000" w:themeColor="text1"/>
                <w:szCs w:val="24"/>
              </w:rPr>
            </w:pPr>
            <w:r w:rsidRPr="004E5A3E">
              <w:rPr>
                <w:color w:val="000000" w:themeColor="text1"/>
                <w:szCs w:val="24"/>
              </w:rPr>
              <w:t xml:space="preserve">Top Mounted </w:t>
            </w:r>
          </w:p>
        </w:tc>
        <w:tc>
          <w:tcPr>
            <w:tcW w:w="759" w:type="pct"/>
            <w:vAlign w:val="center"/>
          </w:tcPr>
          <w:p w14:paraId="6FF4773C" w14:textId="77777777" w:rsidR="00C82A2D" w:rsidRPr="00520B79" w:rsidRDefault="00C82A2D" w:rsidP="00C82A2D">
            <w:pPr>
              <w:rPr>
                <w:b/>
                <w:szCs w:val="24"/>
              </w:rPr>
            </w:pPr>
            <w:r>
              <w:rPr>
                <w:szCs w:val="24"/>
              </w:rPr>
              <w:t>SS</w:t>
            </w:r>
            <w:r w:rsidRPr="00672A13">
              <w:rPr>
                <w:szCs w:val="24"/>
              </w:rPr>
              <w:t>316L</w:t>
            </w:r>
          </w:p>
        </w:tc>
        <w:tc>
          <w:tcPr>
            <w:tcW w:w="1177" w:type="pct"/>
          </w:tcPr>
          <w:p w14:paraId="108F363B" w14:textId="49817660" w:rsidR="00C82A2D" w:rsidRPr="00520B79" w:rsidRDefault="00C82A2D" w:rsidP="00C82A2D">
            <w:pPr>
              <w:rPr>
                <w:b/>
                <w:szCs w:val="24"/>
              </w:rPr>
            </w:pPr>
            <w:r w:rsidRPr="007B3D39">
              <w:rPr>
                <w:szCs w:val="24"/>
              </w:rPr>
              <w:t>*</w:t>
            </w:r>
          </w:p>
        </w:tc>
      </w:tr>
      <w:tr w:rsidR="00C82A2D" w:rsidRPr="00520B79" w14:paraId="08A41333" w14:textId="77777777" w:rsidTr="00AF133E">
        <w:trPr>
          <w:trHeight w:val="299"/>
        </w:trPr>
        <w:tc>
          <w:tcPr>
            <w:tcW w:w="1739" w:type="pct"/>
            <w:vAlign w:val="center"/>
          </w:tcPr>
          <w:p w14:paraId="2BEAAC01" w14:textId="77777777" w:rsidR="00C82A2D" w:rsidRPr="00B070FC" w:rsidRDefault="00C82A2D" w:rsidP="00C82A2D">
            <w:pPr>
              <w:rPr>
                <w:szCs w:val="24"/>
              </w:rPr>
            </w:pPr>
            <w:r w:rsidRPr="00B070FC">
              <w:rPr>
                <w:szCs w:val="24"/>
              </w:rPr>
              <w:t>Seal</w:t>
            </w:r>
          </w:p>
        </w:tc>
        <w:tc>
          <w:tcPr>
            <w:tcW w:w="1326" w:type="pct"/>
            <w:vAlign w:val="center"/>
          </w:tcPr>
          <w:p w14:paraId="64D57442" w14:textId="77777777" w:rsidR="00C82A2D" w:rsidRPr="004E5A3E" w:rsidRDefault="00C82A2D" w:rsidP="00C82A2D">
            <w:pPr>
              <w:rPr>
                <w:color w:val="000000" w:themeColor="text1"/>
                <w:szCs w:val="24"/>
              </w:rPr>
            </w:pPr>
            <w:r w:rsidRPr="004E5A3E">
              <w:rPr>
                <w:color w:val="000000" w:themeColor="text1"/>
                <w:szCs w:val="24"/>
              </w:rPr>
              <w:t>Double mechanical seal</w:t>
            </w:r>
          </w:p>
        </w:tc>
        <w:tc>
          <w:tcPr>
            <w:tcW w:w="759" w:type="pct"/>
            <w:vAlign w:val="center"/>
          </w:tcPr>
          <w:p w14:paraId="6BD9F645" w14:textId="77777777" w:rsidR="00C82A2D" w:rsidRPr="00787149" w:rsidRDefault="00C82A2D" w:rsidP="00C82A2D">
            <w:pPr>
              <w:rPr>
                <w:szCs w:val="24"/>
              </w:rPr>
            </w:pPr>
            <w:r>
              <w:rPr>
                <w:szCs w:val="24"/>
              </w:rPr>
              <w:t>*</w:t>
            </w:r>
          </w:p>
        </w:tc>
        <w:tc>
          <w:tcPr>
            <w:tcW w:w="1177" w:type="pct"/>
          </w:tcPr>
          <w:p w14:paraId="23C99D4B" w14:textId="06A72EB9" w:rsidR="00C82A2D" w:rsidRPr="00520B79" w:rsidRDefault="00C82A2D" w:rsidP="00C82A2D">
            <w:pPr>
              <w:rPr>
                <w:b/>
                <w:szCs w:val="24"/>
              </w:rPr>
            </w:pPr>
            <w:r w:rsidRPr="007B3D39">
              <w:rPr>
                <w:szCs w:val="24"/>
              </w:rPr>
              <w:t>*</w:t>
            </w:r>
          </w:p>
        </w:tc>
      </w:tr>
      <w:tr w:rsidR="00C82A2D" w:rsidRPr="00520B79" w14:paraId="251CDD8A" w14:textId="77777777" w:rsidTr="00AF133E">
        <w:trPr>
          <w:trHeight w:val="299"/>
        </w:trPr>
        <w:tc>
          <w:tcPr>
            <w:tcW w:w="1739" w:type="pct"/>
            <w:vAlign w:val="center"/>
          </w:tcPr>
          <w:p w14:paraId="198153E9" w14:textId="77777777" w:rsidR="00C82A2D" w:rsidRPr="00B070FC" w:rsidRDefault="00C82A2D" w:rsidP="00C82A2D">
            <w:pPr>
              <w:rPr>
                <w:szCs w:val="24"/>
              </w:rPr>
            </w:pPr>
            <w:r>
              <w:rPr>
                <w:szCs w:val="24"/>
              </w:rPr>
              <w:t>Agitator RPM</w:t>
            </w:r>
          </w:p>
        </w:tc>
        <w:tc>
          <w:tcPr>
            <w:tcW w:w="1326" w:type="pct"/>
            <w:vAlign w:val="center"/>
          </w:tcPr>
          <w:p w14:paraId="117CD6F5" w14:textId="112550DE" w:rsidR="00C82A2D" w:rsidRPr="00B070FC" w:rsidRDefault="000E7739" w:rsidP="00C82A2D">
            <w:pPr>
              <w:rPr>
                <w:szCs w:val="24"/>
              </w:rPr>
            </w:pPr>
            <w:r>
              <w:rPr>
                <w:szCs w:val="24"/>
              </w:rPr>
              <w:t xml:space="preserve"> *</w:t>
            </w:r>
          </w:p>
        </w:tc>
        <w:tc>
          <w:tcPr>
            <w:tcW w:w="759" w:type="pct"/>
            <w:vAlign w:val="center"/>
          </w:tcPr>
          <w:p w14:paraId="7D4F2927" w14:textId="56B82D9F" w:rsidR="00C82A2D" w:rsidRPr="00520B79" w:rsidRDefault="00C82A2D" w:rsidP="00C82A2D">
            <w:pPr>
              <w:rPr>
                <w:b/>
                <w:szCs w:val="24"/>
              </w:rPr>
            </w:pPr>
            <w:r>
              <w:rPr>
                <w:szCs w:val="24"/>
              </w:rPr>
              <w:t>*</w:t>
            </w:r>
          </w:p>
        </w:tc>
        <w:tc>
          <w:tcPr>
            <w:tcW w:w="1177" w:type="pct"/>
          </w:tcPr>
          <w:p w14:paraId="60EAA731" w14:textId="72BB125D" w:rsidR="00C82A2D" w:rsidRPr="00520B79" w:rsidRDefault="00C82A2D" w:rsidP="00C82A2D">
            <w:pPr>
              <w:rPr>
                <w:b/>
                <w:szCs w:val="24"/>
              </w:rPr>
            </w:pPr>
            <w:r w:rsidRPr="007B3D39">
              <w:rPr>
                <w:szCs w:val="24"/>
              </w:rPr>
              <w:t>*</w:t>
            </w:r>
          </w:p>
        </w:tc>
      </w:tr>
      <w:tr w:rsidR="00C82A2D" w:rsidRPr="00520B79" w14:paraId="6B5FCBB5" w14:textId="77777777" w:rsidTr="00AF133E">
        <w:trPr>
          <w:trHeight w:val="299"/>
        </w:trPr>
        <w:tc>
          <w:tcPr>
            <w:tcW w:w="1739" w:type="pct"/>
            <w:vAlign w:val="center"/>
          </w:tcPr>
          <w:p w14:paraId="5F6BCFB2" w14:textId="77777777" w:rsidR="00C82A2D" w:rsidRDefault="00C82A2D" w:rsidP="00C82A2D">
            <w:pPr>
              <w:rPr>
                <w:szCs w:val="24"/>
              </w:rPr>
            </w:pPr>
            <w:r>
              <w:rPr>
                <w:szCs w:val="24"/>
              </w:rPr>
              <w:t>Tip Speed</w:t>
            </w:r>
          </w:p>
        </w:tc>
        <w:tc>
          <w:tcPr>
            <w:tcW w:w="1326" w:type="pct"/>
            <w:vAlign w:val="center"/>
          </w:tcPr>
          <w:p w14:paraId="460BD454" w14:textId="77777777" w:rsidR="00C82A2D" w:rsidRDefault="00C82A2D" w:rsidP="00C82A2D">
            <w:pPr>
              <w:rPr>
                <w:szCs w:val="24"/>
              </w:rPr>
            </w:pPr>
            <w:r>
              <w:rPr>
                <w:szCs w:val="24"/>
              </w:rPr>
              <w:t>*</w:t>
            </w:r>
          </w:p>
        </w:tc>
        <w:tc>
          <w:tcPr>
            <w:tcW w:w="759" w:type="pct"/>
          </w:tcPr>
          <w:p w14:paraId="4EDD6D3C" w14:textId="0DBC5F51" w:rsidR="00C82A2D" w:rsidRPr="00787149" w:rsidRDefault="00C82A2D" w:rsidP="00C82A2D">
            <w:pPr>
              <w:rPr>
                <w:szCs w:val="24"/>
              </w:rPr>
            </w:pPr>
            <w:r w:rsidRPr="001B6B61">
              <w:rPr>
                <w:szCs w:val="24"/>
              </w:rPr>
              <w:t>*</w:t>
            </w:r>
          </w:p>
        </w:tc>
        <w:tc>
          <w:tcPr>
            <w:tcW w:w="1177" w:type="pct"/>
          </w:tcPr>
          <w:p w14:paraId="1FB48505" w14:textId="0EA15EB3" w:rsidR="00C82A2D" w:rsidRPr="00787149" w:rsidRDefault="00C82A2D" w:rsidP="00C82A2D">
            <w:pPr>
              <w:rPr>
                <w:szCs w:val="24"/>
              </w:rPr>
            </w:pPr>
            <w:r w:rsidRPr="007B3D39">
              <w:rPr>
                <w:szCs w:val="24"/>
              </w:rPr>
              <w:t>*</w:t>
            </w:r>
          </w:p>
        </w:tc>
      </w:tr>
      <w:tr w:rsidR="00C82A2D" w:rsidRPr="00520B79" w14:paraId="11FDF262" w14:textId="77777777" w:rsidTr="00AF133E">
        <w:trPr>
          <w:trHeight w:val="299"/>
        </w:trPr>
        <w:tc>
          <w:tcPr>
            <w:tcW w:w="1739" w:type="pct"/>
            <w:vAlign w:val="center"/>
          </w:tcPr>
          <w:p w14:paraId="5516D61D" w14:textId="77777777" w:rsidR="00C82A2D" w:rsidRPr="00787149" w:rsidRDefault="00C82A2D" w:rsidP="00C82A2D">
            <w:pPr>
              <w:rPr>
                <w:szCs w:val="24"/>
              </w:rPr>
            </w:pPr>
            <w:r w:rsidRPr="00787149">
              <w:rPr>
                <w:szCs w:val="24"/>
              </w:rPr>
              <w:t>Power Rating</w:t>
            </w:r>
            <w:r>
              <w:rPr>
                <w:szCs w:val="24"/>
              </w:rPr>
              <w:t xml:space="preserve"> of Motor</w:t>
            </w:r>
          </w:p>
        </w:tc>
        <w:tc>
          <w:tcPr>
            <w:tcW w:w="1326" w:type="pct"/>
            <w:vAlign w:val="center"/>
          </w:tcPr>
          <w:p w14:paraId="6820FE02" w14:textId="77777777" w:rsidR="00C82A2D" w:rsidRPr="00787149" w:rsidRDefault="00C82A2D" w:rsidP="00C82A2D">
            <w:pPr>
              <w:rPr>
                <w:szCs w:val="24"/>
              </w:rPr>
            </w:pPr>
            <w:r>
              <w:rPr>
                <w:szCs w:val="24"/>
              </w:rPr>
              <w:t>*</w:t>
            </w:r>
          </w:p>
        </w:tc>
        <w:tc>
          <w:tcPr>
            <w:tcW w:w="759" w:type="pct"/>
          </w:tcPr>
          <w:p w14:paraId="54BD8D02" w14:textId="5FBABC50" w:rsidR="00C82A2D" w:rsidRPr="00520B79" w:rsidRDefault="00C82A2D" w:rsidP="00C82A2D">
            <w:pPr>
              <w:rPr>
                <w:b/>
                <w:szCs w:val="24"/>
              </w:rPr>
            </w:pPr>
            <w:r w:rsidRPr="001B6B61">
              <w:rPr>
                <w:szCs w:val="24"/>
              </w:rPr>
              <w:t>*</w:t>
            </w:r>
          </w:p>
        </w:tc>
        <w:tc>
          <w:tcPr>
            <w:tcW w:w="1177" w:type="pct"/>
          </w:tcPr>
          <w:p w14:paraId="06D7705A" w14:textId="19D72740" w:rsidR="00C82A2D" w:rsidRPr="00520B79" w:rsidRDefault="00C82A2D" w:rsidP="00C82A2D">
            <w:pPr>
              <w:rPr>
                <w:b/>
                <w:szCs w:val="24"/>
              </w:rPr>
            </w:pPr>
            <w:r w:rsidRPr="007B3D39">
              <w:rPr>
                <w:szCs w:val="24"/>
              </w:rPr>
              <w:t>*</w:t>
            </w:r>
          </w:p>
        </w:tc>
      </w:tr>
      <w:tr w:rsidR="00C82A2D" w:rsidRPr="00520B79" w14:paraId="38FE5028" w14:textId="77777777" w:rsidTr="00AF133E">
        <w:trPr>
          <w:trHeight w:val="299"/>
        </w:trPr>
        <w:tc>
          <w:tcPr>
            <w:tcW w:w="1739" w:type="pct"/>
            <w:vAlign w:val="center"/>
          </w:tcPr>
          <w:p w14:paraId="56484A3B" w14:textId="77777777" w:rsidR="00C82A2D" w:rsidRPr="00787149" w:rsidRDefault="00C82A2D" w:rsidP="00C82A2D">
            <w:pPr>
              <w:rPr>
                <w:szCs w:val="24"/>
              </w:rPr>
            </w:pPr>
            <w:r>
              <w:rPr>
                <w:szCs w:val="24"/>
              </w:rPr>
              <w:t>Speed of Motor</w:t>
            </w:r>
          </w:p>
        </w:tc>
        <w:tc>
          <w:tcPr>
            <w:tcW w:w="1326" w:type="pct"/>
            <w:vAlign w:val="center"/>
          </w:tcPr>
          <w:p w14:paraId="2E548EDA" w14:textId="77777777" w:rsidR="00C82A2D" w:rsidRDefault="00C82A2D" w:rsidP="00C82A2D">
            <w:pPr>
              <w:rPr>
                <w:szCs w:val="24"/>
              </w:rPr>
            </w:pPr>
            <w:r>
              <w:rPr>
                <w:szCs w:val="24"/>
              </w:rPr>
              <w:t>*</w:t>
            </w:r>
          </w:p>
        </w:tc>
        <w:tc>
          <w:tcPr>
            <w:tcW w:w="759" w:type="pct"/>
          </w:tcPr>
          <w:p w14:paraId="7CF91DBA" w14:textId="77777777" w:rsidR="00C82A2D" w:rsidRPr="00787149" w:rsidRDefault="00C82A2D" w:rsidP="00C82A2D">
            <w:pPr>
              <w:rPr>
                <w:szCs w:val="24"/>
              </w:rPr>
            </w:pPr>
            <w:r w:rsidRPr="001B6B61">
              <w:rPr>
                <w:szCs w:val="24"/>
              </w:rPr>
              <w:t>*</w:t>
            </w:r>
          </w:p>
        </w:tc>
        <w:tc>
          <w:tcPr>
            <w:tcW w:w="1177" w:type="pct"/>
          </w:tcPr>
          <w:p w14:paraId="7BF67548" w14:textId="77777777" w:rsidR="00C82A2D" w:rsidRPr="00787149" w:rsidRDefault="00C82A2D" w:rsidP="00C82A2D">
            <w:pPr>
              <w:rPr>
                <w:szCs w:val="24"/>
              </w:rPr>
            </w:pPr>
            <w:r w:rsidRPr="007B3D39">
              <w:rPr>
                <w:szCs w:val="24"/>
              </w:rPr>
              <w:t>*</w:t>
            </w:r>
          </w:p>
        </w:tc>
      </w:tr>
      <w:tr w:rsidR="00C82A2D" w:rsidRPr="00520B79" w14:paraId="14D8DA90" w14:textId="77777777" w:rsidTr="00AF133E">
        <w:trPr>
          <w:trHeight w:val="299"/>
        </w:trPr>
        <w:tc>
          <w:tcPr>
            <w:tcW w:w="1739" w:type="pct"/>
            <w:vAlign w:val="center"/>
          </w:tcPr>
          <w:p w14:paraId="0F55D1E5" w14:textId="77777777" w:rsidR="00C82A2D" w:rsidRDefault="00C82A2D" w:rsidP="00C82A2D">
            <w:pPr>
              <w:rPr>
                <w:szCs w:val="24"/>
              </w:rPr>
            </w:pPr>
            <w:r>
              <w:rPr>
                <w:szCs w:val="24"/>
              </w:rPr>
              <w:t>Power Supply</w:t>
            </w:r>
          </w:p>
        </w:tc>
        <w:tc>
          <w:tcPr>
            <w:tcW w:w="1326" w:type="pct"/>
            <w:vAlign w:val="center"/>
          </w:tcPr>
          <w:p w14:paraId="6A61FCFB" w14:textId="77777777" w:rsidR="00C82A2D" w:rsidRDefault="00C82A2D" w:rsidP="00C82A2D">
            <w:pPr>
              <w:rPr>
                <w:szCs w:val="24"/>
              </w:rPr>
            </w:pPr>
            <w:r>
              <w:rPr>
                <w:szCs w:val="24"/>
              </w:rPr>
              <w:t>440V, 50Hz, 3Phase, AC</w:t>
            </w:r>
          </w:p>
        </w:tc>
        <w:tc>
          <w:tcPr>
            <w:tcW w:w="759" w:type="pct"/>
          </w:tcPr>
          <w:p w14:paraId="4C330B44" w14:textId="77777777" w:rsidR="00C82A2D" w:rsidRPr="00787149" w:rsidRDefault="00C82A2D" w:rsidP="00C82A2D">
            <w:pPr>
              <w:rPr>
                <w:szCs w:val="24"/>
              </w:rPr>
            </w:pPr>
            <w:r w:rsidRPr="001B6B61">
              <w:rPr>
                <w:szCs w:val="24"/>
              </w:rPr>
              <w:t>*</w:t>
            </w:r>
          </w:p>
        </w:tc>
        <w:tc>
          <w:tcPr>
            <w:tcW w:w="1177" w:type="pct"/>
          </w:tcPr>
          <w:p w14:paraId="5D4400A0" w14:textId="77777777" w:rsidR="00C82A2D" w:rsidRPr="00787149" w:rsidRDefault="00C82A2D" w:rsidP="00C82A2D">
            <w:pPr>
              <w:rPr>
                <w:szCs w:val="24"/>
              </w:rPr>
            </w:pPr>
            <w:r w:rsidRPr="007B3D39">
              <w:rPr>
                <w:szCs w:val="24"/>
              </w:rPr>
              <w:t>*</w:t>
            </w:r>
          </w:p>
        </w:tc>
      </w:tr>
      <w:tr w:rsidR="00C82A2D" w:rsidRPr="00520B79" w14:paraId="11CA9471" w14:textId="77777777" w:rsidTr="00AF133E">
        <w:trPr>
          <w:trHeight w:val="299"/>
        </w:trPr>
        <w:tc>
          <w:tcPr>
            <w:tcW w:w="1739" w:type="pct"/>
            <w:vAlign w:val="center"/>
          </w:tcPr>
          <w:p w14:paraId="5E457105" w14:textId="77777777" w:rsidR="00C82A2D" w:rsidRDefault="00C82A2D" w:rsidP="00C82A2D">
            <w:pPr>
              <w:rPr>
                <w:szCs w:val="24"/>
              </w:rPr>
            </w:pPr>
            <w:r>
              <w:rPr>
                <w:szCs w:val="24"/>
              </w:rPr>
              <w:t>Class of Protection</w:t>
            </w:r>
          </w:p>
        </w:tc>
        <w:tc>
          <w:tcPr>
            <w:tcW w:w="1326" w:type="pct"/>
            <w:vAlign w:val="center"/>
          </w:tcPr>
          <w:p w14:paraId="290DBB30" w14:textId="77777777" w:rsidR="00C82A2D" w:rsidRDefault="00C82A2D" w:rsidP="00C82A2D">
            <w:pPr>
              <w:rPr>
                <w:szCs w:val="24"/>
              </w:rPr>
            </w:pPr>
            <w:r>
              <w:rPr>
                <w:szCs w:val="24"/>
              </w:rPr>
              <w:t>IP 55</w:t>
            </w:r>
          </w:p>
        </w:tc>
        <w:tc>
          <w:tcPr>
            <w:tcW w:w="759" w:type="pct"/>
          </w:tcPr>
          <w:p w14:paraId="0ED2E945" w14:textId="77777777" w:rsidR="00C82A2D" w:rsidRPr="00787149" w:rsidRDefault="00C82A2D" w:rsidP="00C82A2D">
            <w:pPr>
              <w:rPr>
                <w:szCs w:val="24"/>
              </w:rPr>
            </w:pPr>
            <w:r w:rsidRPr="001B6B61">
              <w:rPr>
                <w:szCs w:val="24"/>
              </w:rPr>
              <w:t>*</w:t>
            </w:r>
          </w:p>
        </w:tc>
        <w:tc>
          <w:tcPr>
            <w:tcW w:w="1177" w:type="pct"/>
          </w:tcPr>
          <w:p w14:paraId="4C4BC4D2" w14:textId="77777777" w:rsidR="00C82A2D" w:rsidRPr="00787149" w:rsidRDefault="00C82A2D" w:rsidP="00C82A2D">
            <w:pPr>
              <w:rPr>
                <w:szCs w:val="24"/>
              </w:rPr>
            </w:pPr>
            <w:r w:rsidRPr="007B3D39">
              <w:rPr>
                <w:szCs w:val="24"/>
              </w:rPr>
              <w:t>*</w:t>
            </w:r>
          </w:p>
        </w:tc>
      </w:tr>
      <w:tr w:rsidR="00C82A2D" w:rsidRPr="00520B79" w14:paraId="201448D6" w14:textId="77777777" w:rsidTr="00AF133E">
        <w:trPr>
          <w:trHeight w:val="299"/>
        </w:trPr>
        <w:tc>
          <w:tcPr>
            <w:tcW w:w="1739" w:type="pct"/>
            <w:vAlign w:val="center"/>
          </w:tcPr>
          <w:p w14:paraId="23AD78F6" w14:textId="77777777" w:rsidR="00C82A2D" w:rsidRPr="005B0E82" w:rsidRDefault="00C82A2D" w:rsidP="00C82A2D">
            <w:pPr>
              <w:rPr>
                <w:color w:val="000000"/>
                <w:szCs w:val="24"/>
              </w:rPr>
            </w:pPr>
            <w:r>
              <w:rPr>
                <w:color w:val="000000"/>
                <w:szCs w:val="24"/>
              </w:rPr>
              <w:t>Welded Port for Bearing Assembly</w:t>
            </w:r>
          </w:p>
        </w:tc>
        <w:tc>
          <w:tcPr>
            <w:tcW w:w="1326" w:type="pct"/>
            <w:vAlign w:val="center"/>
          </w:tcPr>
          <w:p w14:paraId="51063AE6" w14:textId="77777777" w:rsidR="00C82A2D" w:rsidRPr="005B0E82" w:rsidRDefault="00C82A2D" w:rsidP="00C82A2D">
            <w:pPr>
              <w:rPr>
                <w:color w:val="000000"/>
                <w:szCs w:val="24"/>
              </w:rPr>
            </w:pPr>
            <w:r>
              <w:rPr>
                <w:color w:val="000000"/>
                <w:szCs w:val="24"/>
              </w:rPr>
              <w:t>*</w:t>
            </w:r>
          </w:p>
        </w:tc>
        <w:tc>
          <w:tcPr>
            <w:tcW w:w="759" w:type="pct"/>
            <w:vAlign w:val="center"/>
          </w:tcPr>
          <w:p w14:paraId="770E78F8" w14:textId="77777777" w:rsidR="00C82A2D" w:rsidRPr="005B0E82" w:rsidRDefault="00C82A2D" w:rsidP="00C82A2D">
            <w:pPr>
              <w:rPr>
                <w:color w:val="000000"/>
                <w:szCs w:val="24"/>
              </w:rPr>
            </w:pPr>
            <w:r>
              <w:rPr>
                <w:szCs w:val="24"/>
              </w:rPr>
              <w:t>SS</w:t>
            </w:r>
            <w:r w:rsidRPr="00672A13">
              <w:rPr>
                <w:szCs w:val="24"/>
              </w:rPr>
              <w:t>316L</w:t>
            </w:r>
          </w:p>
        </w:tc>
        <w:tc>
          <w:tcPr>
            <w:tcW w:w="1177" w:type="pct"/>
          </w:tcPr>
          <w:p w14:paraId="0143C61F" w14:textId="6E098216" w:rsidR="00C82A2D" w:rsidRPr="005B0E82" w:rsidRDefault="00C82A2D" w:rsidP="00C82A2D">
            <w:pPr>
              <w:rPr>
                <w:color w:val="000000"/>
                <w:szCs w:val="24"/>
              </w:rPr>
            </w:pPr>
            <w:r w:rsidRPr="007B3D39">
              <w:rPr>
                <w:szCs w:val="24"/>
              </w:rPr>
              <w:t>*</w:t>
            </w:r>
          </w:p>
        </w:tc>
      </w:tr>
      <w:tr w:rsidR="00C82A2D" w:rsidRPr="00520B79" w14:paraId="621EDB6D" w14:textId="77777777" w:rsidTr="00AF133E">
        <w:trPr>
          <w:trHeight w:val="299"/>
        </w:trPr>
        <w:tc>
          <w:tcPr>
            <w:tcW w:w="1739" w:type="pct"/>
            <w:vAlign w:val="center"/>
          </w:tcPr>
          <w:p w14:paraId="453B0EB6" w14:textId="77777777" w:rsidR="00C82A2D" w:rsidRDefault="00C82A2D" w:rsidP="00C82A2D">
            <w:pPr>
              <w:rPr>
                <w:color w:val="000000"/>
                <w:szCs w:val="24"/>
              </w:rPr>
            </w:pPr>
            <w:r>
              <w:rPr>
                <w:color w:val="000000"/>
                <w:szCs w:val="24"/>
              </w:rPr>
              <w:t>Type of Gear Box</w:t>
            </w:r>
          </w:p>
        </w:tc>
        <w:tc>
          <w:tcPr>
            <w:tcW w:w="1326" w:type="pct"/>
            <w:vAlign w:val="center"/>
          </w:tcPr>
          <w:p w14:paraId="05B040B6" w14:textId="77777777" w:rsidR="00C82A2D" w:rsidRDefault="00C82A2D" w:rsidP="00C82A2D">
            <w:pPr>
              <w:rPr>
                <w:color w:val="000000"/>
                <w:szCs w:val="24"/>
              </w:rPr>
            </w:pPr>
            <w:r>
              <w:rPr>
                <w:color w:val="000000"/>
                <w:szCs w:val="24"/>
              </w:rPr>
              <w:t>N/A</w:t>
            </w:r>
          </w:p>
        </w:tc>
        <w:tc>
          <w:tcPr>
            <w:tcW w:w="759" w:type="pct"/>
            <w:vAlign w:val="center"/>
          </w:tcPr>
          <w:p w14:paraId="55AF4727" w14:textId="77777777" w:rsidR="00C82A2D" w:rsidRPr="00672A13" w:rsidRDefault="00C82A2D" w:rsidP="00C82A2D">
            <w:pPr>
              <w:rPr>
                <w:szCs w:val="24"/>
              </w:rPr>
            </w:pPr>
            <w:r>
              <w:rPr>
                <w:szCs w:val="24"/>
              </w:rPr>
              <w:t>*</w:t>
            </w:r>
          </w:p>
        </w:tc>
        <w:tc>
          <w:tcPr>
            <w:tcW w:w="1177" w:type="pct"/>
          </w:tcPr>
          <w:p w14:paraId="4049967C" w14:textId="7DD07CE6" w:rsidR="00C82A2D" w:rsidRPr="00787149" w:rsidRDefault="00C82A2D" w:rsidP="00C82A2D">
            <w:pPr>
              <w:rPr>
                <w:szCs w:val="24"/>
              </w:rPr>
            </w:pPr>
            <w:r w:rsidRPr="007B3D39">
              <w:rPr>
                <w:szCs w:val="24"/>
              </w:rPr>
              <w:t>*</w:t>
            </w:r>
          </w:p>
        </w:tc>
      </w:tr>
      <w:tr w:rsidR="00C82A2D" w:rsidRPr="00520B79" w14:paraId="2A2B28F6" w14:textId="77777777" w:rsidTr="00AF133E">
        <w:trPr>
          <w:trHeight w:val="299"/>
        </w:trPr>
        <w:tc>
          <w:tcPr>
            <w:tcW w:w="1739" w:type="pct"/>
            <w:vAlign w:val="center"/>
          </w:tcPr>
          <w:p w14:paraId="54D4D045" w14:textId="77777777" w:rsidR="00C82A2D" w:rsidRDefault="00C82A2D" w:rsidP="00C82A2D">
            <w:pPr>
              <w:rPr>
                <w:color w:val="000000"/>
                <w:szCs w:val="24"/>
              </w:rPr>
            </w:pPr>
            <w:r>
              <w:rPr>
                <w:color w:val="000000"/>
                <w:szCs w:val="24"/>
              </w:rPr>
              <w:t>Make of Gear Box</w:t>
            </w:r>
          </w:p>
        </w:tc>
        <w:tc>
          <w:tcPr>
            <w:tcW w:w="1326" w:type="pct"/>
            <w:vAlign w:val="center"/>
          </w:tcPr>
          <w:p w14:paraId="0346C195" w14:textId="77777777" w:rsidR="00C82A2D" w:rsidRDefault="00C82A2D" w:rsidP="00C82A2D">
            <w:pPr>
              <w:rPr>
                <w:color w:val="000000"/>
                <w:szCs w:val="24"/>
              </w:rPr>
            </w:pPr>
            <w:r>
              <w:rPr>
                <w:color w:val="000000"/>
                <w:szCs w:val="24"/>
              </w:rPr>
              <w:t>N/A</w:t>
            </w:r>
          </w:p>
        </w:tc>
        <w:tc>
          <w:tcPr>
            <w:tcW w:w="759" w:type="pct"/>
            <w:vAlign w:val="center"/>
          </w:tcPr>
          <w:p w14:paraId="4C7D34CA" w14:textId="77777777" w:rsidR="00C82A2D" w:rsidRDefault="00C82A2D" w:rsidP="00C82A2D">
            <w:pPr>
              <w:rPr>
                <w:szCs w:val="24"/>
              </w:rPr>
            </w:pPr>
            <w:r>
              <w:rPr>
                <w:szCs w:val="24"/>
              </w:rPr>
              <w:t>*</w:t>
            </w:r>
          </w:p>
        </w:tc>
        <w:tc>
          <w:tcPr>
            <w:tcW w:w="1177" w:type="pct"/>
          </w:tcPr>
          <w:p w14:paraId="7A5F040C" w14:textId="42548DF3" w:rsidR="00C82A2D" w:rsidRPr="00787149" w:rsidRDefault="00C82A2D" w:rsidP="00C82A2D">
            <w:pPr>
              <w:rPr>
                <w:szCs w:val="24"/>
              </w:rPr>
            </w:pPr>
            <w:r w:rsidRPr="007B3D39">
              <w:rPr>
                <w:szCs w:val="24"/>
              </w:rPr>
              <w:t>*</w:t>
            </w:r>
          </w:p>
        </w:tc>
      </w:tr>
      <w:tr w:rsidR="00C82A2D" w:rsidRPr="00520B79" w14:paraId="06DC26CB" w14:textId="77777777" w:rsidTr="00AF133E">
        <w:trPr>
          <w:trHeight w:val="299"/>
        </w:trPr>
        <w:tc>
          <w:tcPr>
            <w:tcW w:w="1739" w:type="pct"/>
            <w:vAlign w:val="center"/>
          </w:tcPr>
          <w:p w14:paraId="54CF2EB9" w14:textId="77777777" w:rsidR="00C82A2D" w:rsidRDefault="00C82A2D" w:rsidP="00C82A2D">
            <w:pPr>
              <w:rPr>
                <w:color w:val="000000"/>
                <w:szCs w:val="24"/>
              </w:rPr>
            </w:pPr>
            <w:r>
              <w:rPr>
                <w:color w:val="000000"/>
                <w:szCs w:val="24"/>
              </w:rPr>
              <w:t>No of Baffles</w:t>
            </w:r>
          </w:p>
        </w:tc>
        <w:tc>
          <w:tcPr>
            <w:tcW w:w="1326" w:type="pct"/>
            <w:vAlign w:val="center"/>
          </w:tcPr>
          <w:p w14:paraId="2B404261" w14:textId="77777777" w:rsidR="00C82A2D" w:rsidRDefault="00C82A2D" w:rsidP="00C82A2D">
            <w:pPr>
              <w:rPr>
                <w:color w:val="000000"/>
                <w:szCs w:val="24"/>
              </w:rPr>
            </w:pPr>
            <w:r>
              <w:rPr>
                <w:color w:val="000000"/>
                <w:szCs w:val="24"/>
              </w:rPr>
              <w:t>*</w:t>
            </w:r>
          </w:p>
        </w:tc>
        <w:tc>
          <w:tcPr>
            <w:tcW w:w="759" w:type="pct"/>
            <w:vAlign w:val="center"/>
          </w:tcPr>
          <w:p w14:paraId="5B3F4E8A" w14:textId="77777777" w:rsidR="00C82A2D" w:rsidRDefault="00C82A2D" w:rsidP="00C82A2D">
            <w:pPr>
              <w:rPr>
                <w:szCs w:val="24"/>
              </w:rPr>
            </w:pPr>
            <w:r>
              <w:rPr>
                <w:szCs w:val="24"/>
              </w:rPr>
              <w:t>SS316L</w:t>
            </w:r>
          </w:p>
        </w:tc>
        <w:tc>
          <w:tcPr>
            <w:tcW w:w="1177" w:type="pct"/>
          </w:tcPr>
          <w:p w14:paraId="26B4F307" w14:textId="40D669A3" w:rsidR="00C82A2D" w:rsidRDefault="00C82A2D" w:rsidP="00C82A2D">
            <w:pPr>
              <w:rPr>
                <w:szCs w:val="24"/>
              </w:rPr>
            </w:pPr>
            <w:r w:rsidRPr="007B3D39">
              <w:rPr>
                <w:szCs w:val="24"/>
              </w:rPr>
              <w:t>*</w:t>
            </w:r>
          </w:p>
        </w:tc>
      </w:tr>
      <w:tr w:rsidR="00C82A2D" w:rsidRPr="00520B79" w14:paraId="3FFAF0F7" w14:textId="77777777" w:rsidTr="00AF133E">
        <w:trPr>
          <w:trHeight w:val="299"/>
        </w:trPr>
        <w:tc>
          <w:tcPr>
            <w:tcW w:w="1739" w:type="pct"/>
            <w:vAlign w:val="center"/>
          </w:tcPr>
          <w:p w14:paraId="46C8E5A7" w14:textId="77777777" w:rsidR="00C82A2D" w:rsidRDefault="00C82A2D" w:rsidP="00C82A2D">
            <w:pPr>
              <w:rPr>
                <w:color w:val="000000"/>
                <w:szCs w:val="24"/>
              </w:rPr>
            </w:pPr>
            <w:r>
              <w:rPr>
                <w:color w:val="000000"/>
                <w:szCs w:val="24"/>
              </w:rPr>
              <w:t>Width of Baffles</w:t>
            </w:r>
          </w:p>
        </w:tc>
        <w:tc>
          <w:tcPr>
            <w:tcW w:w="1326" w:type="pct"/>
            <w:vAlign w:val="center"/>
          </w:tcPr>
          <w:p w14:paraId="241F2271" w14:textId="77777777" w:rsidR="00C82A2D" w:rsidRDefault="00C82A2D" w:rsidP="00C82A2D">
            <w:pPr>
              <w:rPr>
                <w:color w:val="000000"/>
                <w:szCs w:val="24"/>
              </w:rPr>
            </w:pPr>
            <w:r>
              <w:rPr>
                <w:color w:val="000000"/>
                <w:szCs w:val="24"/>
              </w:rPr>
              <w:t>*</w:t>
            </w:r>
          </w:p>
        </w:tc>
        <w:tc>
          <w:tcPr>
            <w:tcW w:w="759" w:type="pct"/>
            <w:vAlign w:val="center"/>
          </w:tcPr>
          <w:p w14:paraId="59791CAB" w14:textId="7C9F5B31" w:rsidR="00C82A2D" w:rsidRDefault="00C82A2D" w:rsidP="00C82A2D">
            <w:pPr>
              <w:rPr>
                <w:szCs w:val="24"/>
              </w:rPr>
            </w:pPr>
            <w:r>
              <w:rPr>
                <w:szCs w:val="24"/>
              </w:rPr>
              <w:t>*</w:t>
            </w:r>
          </w:p>
        </w:tc>
        <w:tc>
          <w:tcPr>
            <w:tcW w:w="1177" w:type="pct"/>
          </w:tcPr>
          <w:p w14:paraId="164DC13D" w14:textId="087A63DC" w:rsidR="00C82A2D" w:rsidRDefault="00C82A2D" w:rsidP="00C82A2D">
            <w:pPr>
              <w:rPr>
                <w:szCs w:val="24"/>
              </w:rPr>
            </w:pPr>
            <w:r w:rsidRPr="007B3D39">
              <w:rPr>
                <w:szCs w:val="24"/>
              </w:rPr>
              <w:t>*</w:t>
            </w:r>
          </w:p>
        </w:tc>
      </w:tr>
      <w:tr w:rsidR="00C82A2D" w:rsidRPr="00520B79" w14:paraId="3292355D" w14:textId="77777777" w:rsidTr="00AF133E">
        <w:trPr>
          <w:trHeight w:val="299"/>
        </w:trPr>
        <w:tc>
          <w:tcPr>
            <w:tcW w:w="1739" w:type="pct"/>
            <w:vAlign w:val="center"/>
          </w:tcPr>
          <w:p w14:paraId="18FB093A" w14:textId="77777777" w:rsidR="00C82A2D" w:rsidRDefault="00C82A2D" w:rsidP="00C82A2D">
            <w:pPr>
              <w:rPr>
                <w:color w:val="000000"/>
                <w:szCs w:val="24"/>
              </w:rPr>
            </w:pPr>
            <w:r>
              <w:rPr>
                <w:color w:val="000000"/>
                <w:szCs w:val="24"/>
              </w:rPr>
              <w:lastRenderedPageBreak/>
              <w:t>Length of Baffles</w:t>
            </w:r>
          </w:p>
        </w:tc>
        <w:tc>
          <w:tcPr>
            <w:tcW w:w="1326" w:type="pct"/>
            <w:vAlign w:val="center"/>
          </w:tcPr>
          <w:p w14:paraId="719DB336" w14:textId="77777777" w:rsidR="00C82A2D" w:rsidRDefault="00C82A2D" w:rsidP="00C82A2D">
            <w:pPr>
              <w:rPr>
                <w:color w:val="000000"/>
                <w:szCs w:val="24"/>
              </w:rPr>
            </w:pPr>
            <w:r>
              <w:rPr>
                <w:color w:val="000000"/>
                <w:szCs w:val="24"/>
              </w:rPr>
              <w:t>*</w:t>
            </w:r>
          </w:p>
        </w:tc>
        <w:tc>
          <w:tcPr>
            <w:tcW w:w="759" w:type="pct"/>
            <w:vAlign w:val="center"/>
          </w:tcPr>
          <w:p w14:paraId="49F100D9" w14:textId="5A55A88A" w:rsidR="00C82A2D" w:rsidRDefault="00C82A2D" w:rsidP="00C82A2D">
            <w:pPr>
              <w:rPr>
                <w:szCs w:val="24"/>
              </w:rPr>
            </w:pPr>
            <w:r>
              <w:rPr>
                <w:szCs w:val="24"/>
              </w:rPr>
              <w:t>*</w:t>
            </w:r>
          </w:p>
        </w:tc>
        <w:tc>
          <w:tcPr>
            <w:tcW w:w="1177" w:type="pct"/>
          </w:tcPr>
          <w:p w14:paraId="3DBA63C4" w14:textId="232FAA20" w:rsidR="00C82A2D" w:rsidRDefault="00C82A2D" w:rsidP="00C82A2D">
            <w:pPr>
              <w:rPr>
                <w:szCs w:val="24"/>
              </w:rPr>
            </w:pPr>
            <w:r w:rsidRPr="007B3D39">
              <w:rPr>
                <w:szCs w:val="24"/>
              </w:rPr>
              <w:t>*</w:t>
            </w:r>
          </w:p>
        </w:tc>
      </w:tr>
      <w:tr w:rsidR="00486554" w:rsidRPr="005B0E82" w14:paraId="10D1118C" w14:textId="77777777" w:rsidTr="00AF133E">
        <w:tblPrEx>
          <w:tblLook w:val="0000" w:firstRow="0" w:lastRow="0" w:firstColumn="0" w:lastColumn="0" w:noHBand="0" w:noVBand="0"/>
        </w:tblPrEx>
        <w:trPr>
          <w:trHeight w:val="299"/>
        </w:trPr>
        <w:tc>
          <w:tcPr>
            <w:tcW w:w="1739" w:type="pct"/>
            <w:vAlign w:val="center"/>
          </w:tcPr>
          <w:p w14:paraId="2E15FE7D" w14:textId="77777777" w:rsidR="00486554" w:rsidRDefault="00486554">
            <w:pPr>
              <w:rPr>
                <w:color w:val="000000"/>
                <w:szCs w:val="24"/>
              </w:rPr>
            </w:pPr>
            <w:r>
              <w:rPr>
                <w:color w:val="000000"/>
                <w:szCs w:val="24"/>
              </w:rPr>
              <w:t>VFD</w:t>
            </w:r>
          </w:p>
        </w:tc>
        <w:tc>
          <w:tcPr>
            <w:tcW w:w="1326" w:type="pct"/>
            <w:vAlign w:val="center"/>
          </w:tcPr>
          <w:p w14:paraId="1CD0C2C0" w14:textId="77777777" w:rsidR="00486554" w:rsidRDefault="00486554">
            <w:pPr>
              <w:rPr>
                <w:color w:val="000000"/>
                <w:szCs w:val="24"/>
              </w:rPr>
            </w:pPr>
            <w:r>
              <w:rPr>
                <w:color w:val="000000"/>
                <w:szCs w:val="24"/>
              </w:rPr>
              <w:t>*</w:t>
            </w:r>
          </w:p>
        </w:tc>
        <w:tc>
          <w:tcPr>
            <w:tcW w:w="759" w:type="pct"/>
            <w:vAlign w:val="center"/>
          </w:tcPr>
          <w:p w14:paraId="0FCC0237" w14:textId="769E47FE" w:rsidR="00486554" w:rsidRPr="00672A13" w:rsidRDefault="00C82A2D">
            <w:pPr>
              <w:rPr>
                <w:szCs w:val="24"/>
              </w:rPr>
            </w:pPr>
            <w:r>
              <w:rPr>
                <w:szCs w:val="24"/>
              </w:rPr>
              <w:t>*</w:t>
            </w:r>
          </w:p>
        </w:tc>
        <w:tc>
          <w:tcPr>
            <w:tcW w:w="1177" w:type="pct"/>
            <w:vAlign w:val="center"/>
          </w:tcPr>
          <w:p w14:paraId="207DAFE1" w14:textId="77777777" w:rsidR="00486554" w:rsidRPr="00787149" w:rsidRDefault="00486554">
            <w:pPr>
              <w:rPr>
                <w:szCs w:val="24"/>
              </w:rPr>
            </w:pPr>
            <w:r>
              <w:rPr>
                <w:szCs w:val="24"/>
              </w:rPr>
              <w:t>Siemens/ Equivalent</w:t>
            </w:r>
          </w:p>
        </w:tc>
      </w:tr>
      <w:tr w:rsidR="00C82A2D" w:rsidRPr="005B0E82" w14:paraId="20F91FC9" w14:textId="77777777" w:rsidTr="00AF133E">
        <w:tblPrEx>
          <w:tblLook w:val="0000" w:firstRow="0" w:lastRow="0" w:firstColumn="0" w:lastColumn="0" w:noHBand="0" w:noVBand="0"/>
        </w:tblPrEx>
        <w:trPr>
          <w:trHeight w:val="299"/>
        </w:trPr>
        <w:tc>
          <w:tcPr>
            <w:tcW w:w="1739" w:type="pct"/>
            <w:vAlign w:val="center"/>
          </w:tcPr>
          <w:p w14:paraId="3F9AF449" w14:textId="77777777" w:rsidR="00C82A2D" w:rsidRDefault="00C82A2D">
            <w:pPr>
              <w:rPr>
                <w:color w:val="000000"/>
                <w:szCs w:val="24"/>
              </w:rPr>
            </w:pPr>
            <w:r>
              <w:rPr>
                <w:color w:val="000000"/>
                <w:szCs w:val="24"/>
              </w:rPr>
              <w:t>Shaft Coupling</w:t>
            </w:r>
          </w:p>
        </w:tc>
        <w:tc>
          <w:tcPr>
            <w:tcW w:w="1326" w:type="pct"/>
            <w:vAlign w:val="center"/>
          </w:tcPr>
          <w:p w14:paraId="369A78D9" w14:textId="77777777" w:rsidR="00C82A2D" w:rsidRDefault="00C82A2D">
            <w:pPr>
              <w:rPr>
                <w:color w:val="000000"/>
                <w:szCs w:val="24"/>
              </w:rPr>
            </w:pPr>
            <w:r>
              <w:rPr>
                <w:color w:val="000000"/>
                <w:szCs w:val="24"/>
              </w:rPr>
              <w:t>*</w:t>
            </w:r>
          </w:p>
        </w:tc>
        <w:tc>
          <w:tcPr>
            <w:tcW w:w="759" w:type="pct"/>
            <w:vAlign w:val="center"/>
          </w:tcPr>
          <w:p w14:paraId="5F1AFEFD" w14:textId="77777777" w:rsidR="00C82A2D" w:rsidRPr="00672A13" w:rsidRDefault="00C82A2D">
            <w:pPr>
              <w:rPr>
                <w:szCs w:val="24"/>
              </w:rPr>
            </w:pPr>
            <w:r>
              <w:rPr>
                <w:szCs w:val="24"/>
              </w:rPr>
              <w:t>SS316L</w:t>
            </w:r>
          </w:p>
        </w:tc>
        <w:tc>
          <w:tcPr>
            <w:tcW w:w="1177" w:type="pct"/>
          </w:tcPr>
          <w:p w14:paraId="29B507CD" w14:textId="77777777" w:rsidR="00C82A2D" w:rsidRPr="00787149" w:rsidRDefault="00C82A2D">
            <w:pPr>
              <w:rPr>
                <w:szCs w:val="24"/>
              </w:rPr>
            </w:pPr>
            <w:r w:rsidRPr="00076AEC">
              <w:rPr>
                <w:szCs w:val="24"/>
              </w:rPr>
              <w:t>*</w:t>
            </w:r>
          </w:p>
        </w:tc>
      </w:tr>
      <w:tr w:rsidR="00C82A2D" w:rsidRPr="005B0E82" w14:paraId="671177FA" w14:textId="77777777" w:rsidTr="00AF133E">
        <w:tblPrEx>
          <w:tblLook w:val="0000" w:firstRow="0" w:lastRow="0" w:firstColumn="0" w:lastColumn="0" w:noHBand="0" w:noVBand="0"/>
        </w:tblPrEx>
        <w:trPr>
          <w:trHeight w:val="299"/>
        </w:trPr>
        <w:tc>
          <w:tcPr>
            <w:tcW w:w="1739" w:type="pct"/>
            <w:vAlign w:val="center"/>
          </w:tcPr>
          <w:p w14:paraId="10453378" w14:textId="77777777" w:rsidR="00C82A2D" w:rsidRDefault="00C82A2D">
            <w:pPr>
              <w:rPr>
                <w:color w:val="000000"/>
                <w:szCs w:val="24"/>
              </w:rPr>
            </w:pPr>
            <w:r>
              <w:rPr>
                <w:color w:val="000000"/>
                <w:szCs w:val="24"/>
              </w:rPr>
              <w:t>Lantern</w:t>
            </w:r>
          </w:p>
        </w:tc>
        <w:tc>
          <w:tcPr>
            <w:tcW w:w="1326" w:type="pct"/>
            <w:vAlign w:val="center"/>
          </w:tcPr>
          <w:p w14:paraId="49D44714" w14:textId="77777777" w:rsidR="00C82A2D" w:rsidRDefault="00C82A2D">
            <w:pPr>
              <w:rPr>
                <w:color w:val="000000"/>
                <w:szCs w:val="24"/>
              </w:rPr>
            </w:pPr>
            <w:r>
              <w:rPr>
                <w:color w:val="000000"/>
                <w:szCs w:val="24"/>
              </w:rPr>
              <w:t>*</w:t>
            </w:r>
          </w:p>
        </w:tc>
        <w:tc>
          <w:tcPr>
            <w:tcW w:w="759" w:type="pct"/>
            <w:vAlign w:val="center"/>
          </w:tcPr>
          <w:p w14:paraId="6FB7A4DA" w14:textId="77777777" w:rsidR="00C82A2D" w:rsidRPr="00672A13" w:rsidRDefault="00C82A2D">
            <w:pPr>
              <w:rPr>
                <w:szCs w:val="24"/>
              </w:rPr>
            </w:pPr>
            <w:r>
              <w:rPr>
                <w:szCs w:val="24"/>
              </w:rPr>
              <w:t>SS304</w:t>
            </w:r>
          </w:p>
        </w:tc>
        <w:tc>
          <w:tcPr>
            <w:tcW w:w="1177" w:type="pct"/>
          </w:tcPr>
          <w:p w14:paraId="733C302F" w14:textId="313CC838" w:rsidR="00C82A2D" w:rsidRPr="00787149" w:rsidRDefault="00C82A2D">
            <w:pPr>
              <w:rPr>
                <w:szCs w:val="24"/>
              </w:rPr>
            </w:pPr>
            <w:r w:rsidRPr="00076AEC">
              <w:rPr>
                <w:szCs w:val="24"/>
              </w:rPr>
              <w:t>*</w:t>
            </w:r>
          </w:p>
        </w:tc>
      </w:tr>
    </w:tbl>
    <w:p w14:paraId="2434AA3B"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13736F4E" w14:textId="77777777" w:rsidR="00D45EE5" w:rsidRDefault="00D45EE5" w:rsidP="00BE4F4D">
      <w:pPr>
        <w:pStyle w:val="ListParagraph"/>
        <w:rPr>
          <w:b/>
          <w:szCs w:val="24"/>
        </w:rPr>
      </w:pPr>
    </w:p>
    <w:p w14:paraId="4E81BCF5" w14:textId="77777777" w:rsidR="00DB0301" w:rsidRPr="00D03E61" w:rsidRDefault="00E24AEF" w:rsidP="00DB0301">
      <w:pPr>
        <w:pStyle w:val="ListParagraph"/>
        <w:numPr>
          <w:ilvl w:val="0"/>
          <w:numId w:val="17"/>
        </w:numPr>
        <w:spacing w:line="360" w:lineRule="auto"/>
      </w:pPr>
      <w:r w:rsidRPr="00D03E61">
        <w:t>Valves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883"/>
        <w:gridCol w:w="1403"/>
        <w:gridCol w:w="1584"/>
        <w:gridCol w:w="1350"/>
        <w:gridCol w:w="2669"/>
      </w:tblGrid>
      <w:tr w:rsidR="00486554" w:rsidRPr="003669EA" w14:paraId="1503C02A" w14:textId="77777777" w:rsidTr="00AF133E">
        <w:trPr>
          <w:trHeight w:val="647"/>
        </w:trPr>
        <w:tc>
          <w:tcPr>
            <w:tcW w:w="809" w:type="pct"/>
            <w:vAlign w:val="center"/>
          </w:tcPr>
          <w:p w14:paraId="623AD0A1" w14:textId="4F3F3E87" w:rsidR="00486554" w:rsidRPr="003669EA" w:rsidRDefault="00486554">
            <w:pPr>
              <w:spacing w:line="480" w:lineRule="auto"/>
              <w:rPr>
                <w:b/>
                <w:szCs w:val="24"/>
              </w:rPr>
            </w:pPr>
            <w:r w:rsidRPr="003669EA">
              <w:rPr>
                <w:b/>
                <w:szCs w:val="24"/>
              </w:rPr>
              <w:t>FUNCTION</w:t>
            </w:r>
          </w:p>
        </w:tc>
        <w:tc>
          <w:tcPr>
            <w:tcW w:w="969" w:type="pct"/>
            <w:vAlign w:val="center"/>
          </w:tcPr>
          <w:p w14:paraId="05629139" w14:textId="77777777" w:rsidR="00486554" w:rsidRPr="003669EA" w:rsidRDefault="00486554">
            <w:pPr>
              <w:spacing w:line="480" w:lineRule="auto"/>
              <w:rPr>
                <w:b/>
                <w:szCs w:val="24"/>
              </w:rPr>
            </w:pPr>
            <w:r w:rsidRPr="003669EA">
              <w:rPr>
                <w:b/>
                <w:szCs w:val="24"/>
              </w:rPr>
              <w:t>DESCRIPTION</w:t>
            </w:r>
          </w:p>
        </w:tc>
        <w:tc>
          <w:tcPr>
            <w:tcW w:w="766" w:type="pct"/>
            <w:vAlign w:val="center"/>
          </w:tcPr>
          <w:p w14:paraId="3169FE4A" w14:textId="77777777" w:rsidR="00486554" w:rsidRPr="003669EA" w:rsidRDefault="00486554">
            <w:pPr>
              <w:spacing w:line="480" w:lineRule="auto"/>
              <w:rPr>
                <w:b/>
                <w:szCs w:val="24"/>
              </w:rPr>
            </w:pPr>
            <w:r w:rsidRPr="003669EA">
              <w:rPr>
                <w:b/>
                <w:szCs w:val="24"/>
              </w:rPr>
              <w:t>TYPE</w:t>
            </w:r>
          </w:p>
        </w:tc>
        <w:tc>
          <w:tcPr>
            <w:tcW w:w="981" w:type="pct"/>
            <w:vAlign w:val="center"/>
          </w:tcPr>
          <w:p w14:paraId="4A4D3AC5" w14:textId="77777777" w:rsidR="00486554" w:rsidRPr="003669EA" w:rsidRDefault="00486554">
            <w:pPr>
              <w:rPr>
                <w:b/>
                <w:szCs w:val="24"/>
              </w:rPr>
            </w:pPr>
            <w:r>
              <w:rPr>
                <w:b/>
                <w:szCs w:val="24"/>
              </w:rPr>
              <w:t>SURFACE INSIDE</w:t>
            </w:r>
          </w:p>
        </w:tc>
        <w:tc>
          <w:tcPr>
            <w:tcW w:w="738" w:type="pct"/>
            <w:vAlign w:val="center"/>
          </w:tcPr>
          <w:p w14:paraId="0FD461E6" w14:textId="77777777" w:rsidR="00486554" w:rsidRPr="003669EA" w:rsidRDefault="00486554">
            <w:pPr>
              <w:rPr>
                <w:b/>
                <w:szCs w:val="24"/>
              </w:rPr>
            </w:pPr>
            <w:r>
              <w:rPr>
                <w:b/>
                <w:szCs w:val="24"/>
              </w:rPr>
              <w:t>OUTSIDE SURFACE</w:t>
            </w:r>
          </w:p>
        </w:tc>
        <w:tc>
          <w:tcPr>
            <w:tcW w:w="738" w:type="pct"/>
            <w:vAlign w:val="center"/>
          </w:tcPr>
          <w:p w14:paraId="61BC6F39" w14:textId="77777777" w:rsidR="00486554" w:rsidRPr="003669EA" w:rsidRDefault="00486554">
            <w:pPr>
              <w:spacing w:line="480" w:lineRule="auto"/>
              <w:rPr>
                <w:b/>
                <w:szCs w:val="24"/>
              </w:rPr>
            </w:pPr>
            <w:r w:rsidRPr="003669EA">
              <w:rPr>
                <w:b/>
                <w:szCs w:val="24"/>
              </w:rPr>
              <w:t>MAKE</w:t>
            </w:r>
          </w:p>
        </w:tc>
      </w:tr>
      <w:tr w:rsidR="00486554" w:rsidRPr="003669EA" w14:paraId="4B579739" w14:textId="77777777" w:rsidTr="00AF133E">
        <w:trPr>
          <w:trHeight w:val="321"/>
        </w:trPr>
        <w:tc>
          <w:tcPr>
            <w:tcW w:w="5000" w:type="pct"/>
            <w:gridSpan w:val="6"/>
            <w:vAlign w:val="center"/>
          </w:tcPr>
          <w:p w14:paraId="4BEFD8A9" w14:textId="77777777" w:rsidR="00486554" w:rsidRDefault="00DB0301">
            <w:pPr>
              <w:rPr>
                <w:b/>
                <w:szCs w:val="24"/>
              </w:rPr>
            </w:pPr>
            <w:r>
              <w:rPr>
                <w:b/>
                <w:szCs w:val="24"/>
              </w:rPr>
              <w:t>PROCESS SIDE</w:t>
            </w:r>
          </w:p>
        </w:tc>
      </w:tr>
      <w:tr w:rsidR="00486554" w:rsidRPr="003669EA" w14:paraId="2CAA428A" w14:textId="77777777" w:rsidTr="00AF133E">
        <w:trPr>
          <w:trHeight w:val="422"/>
        </w:trPr>
        <w:tc>
          <w:tcPr>
            <w:tcW w:w="809" w:type="pct"/>
            <w:vAlign w:val="center"/>
          </w:tcPr>
          <w:p w14:paraId="7A5138A6" w14:textId="77777777" w:rsidR="00486554" w:rsidRPr="003669EA" w:rsidRDefault="00486554" w:rsidP="00DB0301">
            <w:r>
              <w:t>Harvest Valve</w:t>
            </w:r>
          </w:p>
        </w:tc>
        <w:tc>
          <w:tcPr>
            <w:tcW w:w="969" w:type="pct"/>
            <w:vAlign w:val="center"/>
          </w:tcPr>
          <w:p w14:paraId="18F73B6F" w14:textId="77777777" w:rsidR="00486554" w:rsidRDefault="00486554" w:rsidP="00DB0301">
            <w:pPr>
              <w:rPr>
                <w:color w:val="000000" w:themeColor="text1"/>
              </w:rPr>
            </w:pPr>
            <w:r>
              <w:t>Aseptic Sterilizable-</w:t>
            </w:r>
            <w:r w:rsidRPr="0048590E">
              <w:rPr>
                <w:color w:val="000000" w:themeColor="text1"/>
              </w:rPr>
              <w:t>Forged valves</w:t>
            </w:r>
          </w:p>
          <w:p w14:paraId="5FAFC001" w14:textId="77777777" w:rsidR="004A51BC" w:rsidRPr="00A94E72" w:rsidRDefault="004A51BC" w:rsidP="00DB0301"/>
        </w:tc>
        <w:tc>
          <w:tcPr>
            <w:tcW w:w="766" w:type="pct"/>
            <w:vAlign w:val="center"/>
          </w:tcPr>
          <w:p w14:paraId="7465C66B" w14:textId="77777777" w:rsidR="00486554" w:rsidRPr="003669EA" w:rsidRDefault="00486554" w:rsidP="00DB0301">
            <w:r w:rsidRPr="003669EA">
              <w:t>Flush bottom valve</w:t>
            </w:r>
            <w:r>
              <w:t xml:space="preserve"> (diaphragm)</w:t>
            </w:r>
          </w:p>
        </w:tc>
        <w:tc>
          <w:tcPr>
            <w:tcW w:w="981" w:type="pct"/>
            <w:vAlign w:val="center"/>
          </w:tcPr>
          <w:p w14:paraId="7F79F1D3" w14:textId="77777777" w:rsidR="00486554" w:rsidRPr="003669EA" w:rsidRDefault="00E67C4E" w:rsidP="00DB0301">
            <w:r>
              <w:t>SS</w:t>
            </w:r>
            <w:r w:rsidR="00486554">
              <w:t>316L Ra 0.4µm electro polished</w:t>
            </w:r>
          </w:p>
        </w:tc>
        <w:tc>
          <w:tcPr>
            <w:tcW w:w="738" w:type="pct"/>
            <w:vAlign w:val="center"/>
          </w:tcPr>
          <w:p w14:paraId="043F2EB5" w14:textId="77777777" w:rsidR="00486554" w:rsidRPr="003669EA" w:rsidRDefault="00486554" w:rsidP="00DB0301">
            <w:r>
              <w:t>*</w:t>
            </w:r>
          </w:p>
        </w:tc>
        <w:tc>
          <w:tcPr>
            <w:tcW w:w="738" w:type="pct"/>
            <w:vAlign w:val="center"/>
          </w:tcPr>
          <w:p w14:paraId="06EF7D65" w14:textId="29691FD5" w:rsidR="00486554" w:rsidRPr="0063093A" w:rsidRDefault="00E754B2" w:rsidP="00DB0301">
            <w:pPr>
              <w:rPr>
                <w:bCs/>
                <w:color w:val="000000" w:themeColor="text1"/>
              </w:rPr>
            </w:pPr>
            <w:proofErr w:type="spellStart"/>
            <w:r>
              <w:rPr>
                <w:bCs/>
                <w:color w:val="000000" w:themeColor="text1"/>
              </w:rPr>
              <w:t>Novaseptic</w:t>
            </w:r>
            <w:proofErr w:type="spellEnd"/>
            <w:r w:rsidR="00486554" w:rsidRPr="005D4A3E">
              <w:rPr>
                <w:bCs/>
                <w:color w:val="000000" w:themeColor="text1"/>
              </w:rPr>
              <w:t xml:space="preserve"> ITT/ Crane</w:t>
            </w:r>
            <w:r w:rsidR="0054052F">
              <w:rPr>
                <w:bCs/>
                <w:color w:val="000000" w:themeColor="text1"/>
              </w:rPr>
              <w:t>/GEMU</w:t>
            </w:r>
            <w:r w:rsidR="00F17B59">
              <w:rPr>
                <w:bCs/>
                <w:color w:val="000000" w:themeColor="text1"/>
              </w:rPr>
              <w:t>/Equivalent</w:t>
            </w:r>
          </w:p>
        </w:tc>
      </w:tr>
      <w:tr w:rsidR="00486554" w:rsidRPr="003669EA" w14:paraId="245102BE" w14:textId="77777777" w:rsidTr="00AF133E">
        <w:trPr>
          <w:trHeight w:val="422"/>
        </w:trPr>
        <w:tc>
          <w:tcPr>
            <w:tcW w:w="809" w:type="pct"/>
            <w:vAlign w:val="center"/>
          </w:tcPr>
          <w:p w14:paraId="1AC7807A" w14:textId="77777777" w:rsidR="00486554" w:rsidRPr="003669EA" w:rsidRDefault="00486554" w:rsidP="00DB0301">
            <w:r w:rsidRPr="003669EA">
              <w:t>Sampling Valve</w:t>
            </w:r>
          </w:p>
        </w:tc>
        <w:tc>
          <w:tcPr>
            <w:tcW w:w="969" w:type="pct"/>
            <w:vAlign w:val="center"/>
          </w:tcPr>
          <w:p w14:paraId="729881B6" w14:textId="77777777" w:rsidR="00486554" w:rsidRDefault="00486554" w:rsidP="00DB0301">
            <w:r w:rsidRPr="00CB3A3D">
              <w:t>Aseptic Sterilizable</w:t>
            </w:r>
          </w:p>
        </w:tc>
        <w:tc>
          <w:tcPr>
            <w:tcW w:w="766" w:type="pct"/>
            <w:vAlign w:val="center"/>
          </w:tcPr>
          <w:p w14:paraId="5FB52890" w14:textId="77777777" w:rsidR="00486554" w:rsidRPr="003669EA" w:rsidRDefault="00486554" w:rsidP="00DB0301">
            <w:r>
              <w:t>Manual</w:t>
            </w:r>
          </w:p>
        </w:tc>
        <w:tc>
          <w:tcPr>
            <w:tcW w:w="981" w:type="pct"/>
            <w:vAlign w:val="center"/>
          </w:tcPr>
          <w:p w14:paraId="43E2097C" w14:textId="77777777" w:rsidR="00486554" w:rsidRDefault="00E67C4E" w:rsidP="00DB0301">
            <w:r>
              <w:t>SS</w:t>
            </w:r>
            <w:r w:rsidR="00486554">
              <w:t>316L</w:t>
            </w:r>
          </w:p>
          <w:p w14:paraId="5192A679" w14:textId="77777777" w:rsidR="00486554" w:rsidRPr="003669EA" w:rsidRDefault="00486554" w:rsidP="00DB0301">
            <w:r>
              <w:t>Ra 0.4µm electro polished</w:t>
            </w:r>
          </w:p>
        </w:tc>
        <w:tc>
          <w:tcPr>
            <w:tcW w:w="738" w:type="pct"/>
            <w:vAlign w:val="center"/>
          </w:tcPr>
          <w:p w14:paraId="0209544A" w14:textId="77777777" w:rsidR="00486554" w:rsidRPr="003669EA" w:rsidRDefault="00486554" w:rsidP="00DB0301">
            <w:r>
              <w:t>*</w:t>
            </w:r>
          </w:p>
        </w:tc>
        <w:tc>
          <w:tcPr>
            <w:tcW w:w="738" w:type="pct"/>
            <w:vAlign w:val="center"/>
          </w:tcPr>
          <w:p w14:paraId="3AF356AD" w14:textId="40F6F616" w:rsidR="00486554" w:rsidRPr="0063093A" w:rsidRDefault="00E754B2" w:rsidP="00DB0301">
            <w:pPr>
              <w:rPr>
                <w:bCs/>
              </w:rPr>
            </w:pPr>
            <w:proofErr w:type="spellStart"/>
            <w:r>
              <w:rPr>
                <w:bCs/>
              </w:rPr>
              <w:t>Novaseptic</w:t>
            </w:r>
            <w:proofErr w:type="spellEnd"/>
            <w:r w:rsidR="00F17B59">
              <w:rPr>
                <w:bCs/>
              </w:rPr>
              <w:t>/</w:t>
            </w:r>
            <w:r w:rsidR="0054052F">
              <w:rPr>
                <w:bCs/>
              </w:rPr>
              <w:t>GEMU/</w:t>
            </w:r>
            <w:r w:rsidR="00F17B59">
              <w:rPr>
                <w:bCs/>
                <w:color w:val="000000" w:themeColor="text1"/>
              </w:rPr>
              <w:t xml:space="preserve"> Equivalent</w:t>
            </w:r>
          </w:p>
        </w:tc>
      </w:tr>
      <w:tr w:rsidR="00486554" w:rsidRPr="003669EA" w14:paraId="1C85FF81" w14:textId="77777777" w:rsidTr="00AF133E">
        <w:trPr>
          <w:trHeight w:val="926"/>
        </w:trPr>
        <w:tc>
          <w:tcPr>
            <w:tcW w:w="809" w:type="pct"/>
            <w:vAlign w:val="center"/>
          </w:tcPr>
          <w:p w14:paraId="52E2FFF9" w14:textId="77777777" w:rsidR="00486554" w:rsidRPr="003669EA" w:rsidRDefault="00486554" w:rsidP="00DB0301">
            <w:r>
              <w:t>Process Side</w:t>
            </w:r>
          </w:p>
        </w:tc>
        <w:tc>
          <w:tcPr>
            <w:tcW w:w="969" w:type="pct"/>
            <w:vAlign w:val="center"/>
          </w:tcPr>
          <w:p w14:paraId="6982E233" w14:textId="77777777" w:rsidR="00486554" w:rsidRDefault="00486554" w:rsidP="00DB0301">
            <w:r w:rsidRPr="00CB3A3D">
              <w:t xml:space="preserve">Aseptic </w:t>
            </w:r>
            <w:r w:rsidRPr="0048590E">
              <w:rPr>
                <w:color w:val="000000" w:themeColor="text1"/>
              </w:rPr>
              <w:t>Sterilizable, Forged valves</w:t>
            </w:r>
          </w:p>
        </w:tc>
        <w:tc>
          <w:tcPr>
            <w:tcW w:w="766" w:type="pct"/>
            <w:vAlign w:val="center"/>
          </w:tcPr>
          <w:p w14:paraId="5D2CAA33" w14:textId="77777777" w:rsidR="00486554" w:rsidRPr="003669EA" w:rsidRDefault="00486554" w:rsidP="00DB0301">
            <w:r>
              <w:t>Diaphragm Valve</w:t>
            </w:r>
          </w:p>
        </w:tc>
        <w:tc>
          <w:tcPr>
            <w:tcW w:w="981" w:type="pct"/>
            <w:vAlign w:val="center"/>
          </w:tcPr>
          <w:p w14:paraId="158A410B" w14:textId="77777777" w:rsidR="00486554" w:rsidRDefault="00E67C4E" w:rsidP="00DB0301">
            <w:r>
              <w:t>SS</w:t>
            </w:r>
            <w:r w:rsidR="00486554">
              <w:t>316L</w:t>
            </w:r>
          </w:p>
          <w:p w14:paraId="73EE06A7" w14:textId="77777777" w:rsidR="00486554" w:rsidRDefault="00486554" w:rsidP="00DB0301">
            <w:r>
              <w:t>Ra 0.4µm electro polished</w:t>
            </w:r>
          </w:p>
        </w:tc>
        <w:tc>
          <w:tcPr>
            <w:tcW w:w="738" w:type="pct"/>
            <w:vAlign w:val="center"/>
          </w:tcPr>
          <w:p w14:paraId="0D8235B3" w14:textId="77777777" w:rsidR="00486554" w:rsidRPr="003669EA" w:rsidRDefault="00486554" w:rsidP="00DB0301">
            <w:r>
              <w:t>*</w:t>
            </w:r>
          </w:p>
        </w:tc>
        <w:tc>
          <w:tcPr>
            <w:tcW w:w="738" w:type="pct"/>
            <w:vAlign w:val="center"/>
          </w:tcPr>
          <w:p w14:paraId="5752BF69" w14:textId="5F9BFED5" w:rsidR="00486554" w:rsidRPr="0063093A" w:rsidRDefault="00486554" w:rsidP="007C430A">
            <w:pPr>
              <w:rPr>
                <w:bCs/>
              </w:rPr>
            </w:pPr>
            <w:r>
              <w:rPr>
                <w:b/>
                <w:color w:val="000000" w:themeColor="text1"/>
              </w:rPr>
              <w:t xml:space="preserve"> </w:t>
            </w:r>
            <w:r w:rsidRPr="005D4A3E">
              <w:rPr>
                <w:bCs/>
                <w:color w:val="000000" w:themeColor="text1"/>
              </w:rPr>
              <w:t>G</w:t>
            </w:r>
            <w:r w:rsidR="007C430A">
              <w:rPr>
                <w:bCs/>
                <w:color w:val="000000" w:themeColor="text1"/>
              </w:rPr>
              <w:t>EMU</w:t>
            </w:r>
            <w:r w:rsidRPr="005D4A3E">
              <w:rPr>
                <w:bCs/>
                <w:color w:val="000000" w:themeColor="text1"/>
              </w:rPr>
              <w:t>/ITT/ Crane</w:t>
            </w:r>
            <w:r w:rsidR="00F17B59">
              <w:rPr>
                <w:bCs/>
                <w:color w:val="000000" w:themeColor="text1"/>
              </w:rPr>
              <w:t>/ Equivalent</w:t>
            </w:r>
          </w:p>
        </w:tc>
      </w:tr>
      <w:tr w:rsidR="00486554" w:rsidRPr="003669EA" w14:paraId="4DC91338" w14:textId="77777777" w:rsidTr="00AF133E">
        <w:trPr>
          <w:trHeight w:val="505"/>
        </w:trPr>
        <w:tc>
          <w:tcPr>
            <w:tcW w:w="5000" w:type="pct"/>
            <w:gridSpan w:val="6"/>
            <w:vAlign w:val="center"/>
          </w:tcPr>
          <w:p w14:paraId="5BA7C1F7" w14:textId="77777777" w:rsidR="00486554" w:rsidRDefault="00DB0301" w:rsidP="00DB0301">
            <w:pPr>
              <w:rPr>
                <w:b/>
              </w:rPr>
            </w:pPr>
            <w:r>
              <w:rPr>
                <w:b/>
              </w:rPr>
              <w:t>JACKET SIDE</w:t>
            </w:r>
          </w:p>
        </w:tc>
      </w:tr>
      <w:tr w:rsidR="00486554" w:rsidRPr="003669EA" w14:paraId="62E50515" w14:textId="77777777" w:rsidTr="00AF133E">
        <w:trPr>
          <w:trHeight w:val="926"/>
        </w:trPr>
        <w:tc>
          <w:tcPr>
            <w:tcW w:w="809" w:type="pct"/>
            <w:vAlign w:val="center"/>
          </w:tcPr>
          <w:p w14:paraId="35F33A2A" w14:textId="77777777" w:rsidR="00486554" w:rsidRPr="003669EA" w:rsidRDefault="00486554" w:rsidP="00DB0301">
            <w:r w:rsidRPr="003669EA">
              <w:t>Temperature Circuit</w:t>
            </w:r>
          </w:p>
        </w:tc>
        <w:tc>
          <w:tcPr>
            <w:tcW w:w="969" w:type="pct"/>
            <w:vAlign w:val="center"/>
          </w:tcPr>
          <w:p w14:paraId="4F0B2989" w14:textId="77777777" w:rsidR="00486554" w:rsidRPr="003669EA" w:rsidRDefault="00486554" w:rsidP="00DB0301">
            <w:r>
              <w:t>V</w:t>
            </w:r>
            <w:r w:rsidRPr="003669EA">
              <w:t>alves for control of steam and cooling water</w:t>
            </w:r>
          </w:p>
        </w:tc>
        <w:tc>
          <w:tcPr>
            <w:tcW w:w="766" w:type="pct"/>
            <w:vAlign w:val="center"/>
          </w:tcPr>
          <w:p w14:paraId="7A454329" w14:textId="77777777" w:rsidR="00486554" w:rsidRPr="003669EA" w:rsidRDefault="00486554" w:rsidP="00DB0301">
            <w:r>
              <w:t>Control Valve</w:t>
            </w:r>
          </w:p>
        </w:tc>
        <w:tc>
          <w:tcPr>
            <w:tcW w:w="981" w:type="pct"/>
            <w:vAlign w:val="center"/>
          </w:tcPr>
          <w:p w14:paraId="4E2E664B" w14:textId="77777777" w:rsidR="00486554" w:rsidRPr="003669EA" w:rsidRDefault="00486554" w:rsidP="00DB0301">
            <w:r>
              <w:t>*</w:t>
            </w:r>
          </w:p>
        </w:tc>
        <w:tc>
          <w:tcPr>
            <w:tcW w:w="738" w:type="pct"/>
            <w:vAlign w:val="center"/>
          </w:tcPr>
          <w:p w14:paraId="65172263" w14:textId="77777777" w:rsidR="00486554" w:rsidRPr="003669EA" w:rsidRDefault="00486554" w:rsidP="00DB0301">
            <w:r>
              <w:rPr>
                <w:b/>
              </w:rPr>
              <w:t>*</w:t>
            </w:r>
          </w:p>
        </w:tc>
        <w:tc>
          <w:tcPr>
            <w:tcW w:w="738" w:type="pct"/>
            <w:vAlign w:val="center"/>
          </w:tcPr>
          <w:p w14:paraId="438F1352" w14:textId="77777777" w:rsidR="00486554" w:rsidRPr="003669EA" w:rsidRDefault="00486554" w:rsidP="00DB0301">
            <w:r>
              <w:rPr>
                <w:b/>
              </w:rPr>
              <w:t>*</w:t>
            </w:r>
          </w:p>
        </w:tc>
      </w:tr>
      <w:tr w:rsidR="00486554" w:rsidRPr="003669EA" w14:paraId="0BF9BF4F" w14:textId="77777777" w:rsidTr="00AF133E">
        <w:trPr>
          <w:trHeight w:val="476"/>
        </w:trPr>
        <w:tc>
          <w:tcPr>
            <w:tcW w:w="809" w:type="pct"/>
            <w:vAlign w:val="center"/>
          </w:tcPr>
          <w:p w14:paraId="0700DDBC" w14:textId="2E9528C2" w:rsidR="00486554" w:rsidRPr="003669EA" w:rsidRDefault="00DD1018" w:rsidP="00DB0301">
            <w:r>
              <w:t>NA</w:t>
            </w:r>
          </w:p>
        </w:tc>
        <w:tc>
          <w:tcPr>
            <w:tcW w:w="969" w:type="pct"/>
            <w:vAlign w:val="center"/>
          </w:tcPr>
          <w:p w14:paraId="47472660" w14:textId="77777777" w:rsidR="00486554" w:rsidRPr="003669EA" w:rsidRDefault="00486554" w:rsidP="00DB0301">
            <w:r w:rsidRPr="003669EA">
              <w:t>Pressure safety valve</w:t>
            </w:r>
          </w:p>
        </w:tc>
        <w:tc>
          <w:tcPr>
            <w:tcW w:w="766" w:type="pct"/>
            <w:vAlign w:val="center"/>
          </w:tcPr>
          <w:p w14:paraId="0F9809BE" w14:textId="18228F9E" w:rsidR="00486554" w:rsidRPr="003669EA" w:rsidRDefault="00DD1018" w:rsidP="00DB0301">
            <w:r>
              <w:t>*</w:t>
            </w:r>
          </w:p>
        </w:tc>
        <w:tc>
          <w:tcPr>
            <w:tcW w:w="981" w:type="pct"/>
            <w:vAlign w:val="center"/>
          </w:tcPr>
          <w:p w14:paraId="56BA81D5" w14:textId="03D9EA62" w:rsidR="00486554" w:rsidRPr="003669EA" w:rsidRDefault="00DD1018" w:rsidP="00DB0301">
            <w:r>
              <w:t>*</w:t>
            </w:r>
          </w:p>
        </w:tc>
        <w:tc>
          <w:tcPr>
            <w:tcW w:w="738" w:type="pct"/>
            <w:vAlign w:val="center"/>
          </w:tcPr>
          <w:p w14:paraId="4C13B0FA" w14:textId="77777777" w:rsidR="00486554" w:rsidRPr="003669EA" w:rsidRDefault="00486554" w:rsidP="00DB0301">
            <w:r>
              <w:rPr>
                <w:b/>
              </w:rPr>
              <w:t>*</w:t>
            </w:r>
          </w:p>
        </w:tc>
        <w:tc>
          <w:tcPr>
            <w:tcW w:w="738" w:type="pct"/>
            <w:vAlign w:val="center"/>
          </w:tcPr>
          <w:p w14:paraId="2A79568A" w14:textId="77777777" w:rsidR="00486554" w:rsidRPr="003669EA" w:rsidRDefault="00486554" w:rsidP="00DB0301">
            <w:pPr>
              <w:rPr>
                <w:b/>
              </w:rPr>
            </w:pPr>
            <w:r>
              <w:rPr>
                <w:b/>
              </w:rPr>
              <w:t>*</w:t>
            </w:r>
          </w:p>
        </w:tc>
      </w:tr>
      <w:tr w:rsidR="00486554" w:rsidRPr="003669EA" w14:paraId="2E9223AD" w14:textId="77777777" w:rsidTr="00AF133E">
        <w:tc>
          <w:tcPr>
            <w:tcW w:w="809" w:type="pct"/>
            <w:vAlign w:val="center"/>
          </w:tcPr>
          <w:p w14:paraId="072CDEA5" w14:textId="2B4964F5" w:rsidR="00486554" w:rsidRPr="003669EA" w:rsidRDefault="00DD1018" w:rsidP="00DB0301">
            <w:r>
              <w:t>NA</w:t>
            </w:r>
          </w:p>
        </w:tc>
        <w:tc>
          <w:tcPr>
            <w:tcW w:w="969" w:type="pct"/>
            <w:vAlign w:val="center"/>
          </w:tcPr>
          <w:p w14:paraId="5F66021B" w14:textId="77777777" w:rsidR="00486554" w:rsidRPr="003669EA" w:rsidRDefault="00486554" w:rsidP="00DB0301">
            <w:r>
              <w:t xml:space="preserve">Jacket </w:t>
            </w:r>
            <w:r w:rsidRPr="003669EA">
              <w:t>Drain Valve</w:t>
            </w:r>
          </w:p>
        </w:tc>
        <w:tc>
          <w:tcPr>
            <w:tcW w:w="766" w:type="pct"/>
            <w:vAlign w:val="center"/>
          </w:tcPr>
          <w:p w14:paraId="676BBF6A" w14:textId="77777777" w:rsidR="00486554" w:rsidRPr="003669EA" w:rsidRDefault="00486554" w:rsidP="00DB0301">
            <w:r>
              <w:t>Ball Valve-</w:t>
            </w:r>
            <w:r w:rsidRPr="0048590E">
              <w:rPr>
                <w:color w:val="000000" w:themeColor="text1"/>
              </w:rPr>
              <w:t>Solid ball</w:t>
            </w:r>
          </w:p>
        </w:tc>
        <w:tc>
          <w:tcPr>
            <w:tcW w:w="981" w:type="pct"/>
            <w:vAlign w:val="center"/>
          </w:tcPr>
          <w:p w14:paraId="2B9B3E25" w14:textId="77777777" w:rsidR="00486554" w:rsidRPr="003669EA" w:rsidRDefault="00486554" w:rsidP="00DB0301">
            <w:r>
              <w:t>*</w:t>
            </w:r>
          </w:p>
        </w:tc>
        <w:tc>
          <w:tcPr>
            <w:tcW w:w="738" w:type="pct"/>
            <w:vAlign w:val="center"/>
          </w:tcPr>
          <w:p w14:paraId="7DABD5D9" w14:textId="77777777" w:rsidR="00486554" w:rsidRPr="003669EA" w:rsidRDefault="00486554" w:rsidP="00DB0301">
            <w:r>
              <w:rPr>
                <w:b/>
              </w:rPr>
              <w:t>*</w:t>
            </w:r>
          </w:p>
        </w:tc>
        <w:tc>
          <w:tcPr>
            <w:tcW w:w="738" w:type="pct"/>
            <w:vAlign w:val="center"/>
          </w:tcPr>
          <w:p w14:paraId="4437DFD1" w14:textId="77777777" w:rsidR="00486554" w:rsidRPr="003669EA" w:rsidRDefault="00486554" w:rsidP="00DB0301">
            <w:pPr>
              <w:rPr>
                <w:b/>
              </w:rPr>
            </w:pPr>
            <w:r>
              <w:rPr>
                <w:b/>
              </w:rPr>
              <w:t>*</w:t>
            </w:r>
          </w:p>
        </w:tc>
      </w:tr>
      <w:tr w:rsidR="00486554" w:rsidRPr="003669EA" w14:paraId="294C86DE" w14:textId="77777777" w:rsidTr="00AF133E">
        <w:tc>
          <w:tcPr>
            <w:tcW w:w="809" w:type="pct"/>
            <w:vAlign w:val="center"/>
          </w:tcPr>
          <w:p w14:paraId="376F7A04" w14:textId="39B2D39C" w:rsidR="00486554" w:rsidRPr="003669EA" w:rsidRDefault="00DD1018" w:rsidP="00DB0301">
            <w:r>
              <w:t>NA</w:t>
            </w:r>
          </w:p>
        </w:tc>
        <w:tc>
          <w:tcPr>
            <w:tcW w:w="969" w:type="pct"/>
            <w:vAlign w:val="center"/>
          </w:tcPr>
          <w:p w14:paraId="4AA8C0F2" w14:textId="77777777" w:rsidR="00486554" w:rsidRPr="003669EA" w:rsidRDefault="00486554" w:rsidP="00DB0301">
            <w:r w:rsidRPr="003669EA">
              <w:t>Vent Valve</w:t>
            </w:r>
          </w:p>
        </w:tc>
        <w:tc>
          <w:tcPr>
            <w:tcW w:w="766" w:type="pct"/>
            <w:vAlign w:val="center"/>
          </w:tcPr>
          <w:p w14:paraId="46FEE76B" w14:textId="5FDF7B12" w:rsidR="00486554" w:rsidRPr="003669EA" w:rsidRDefault="00F717CE" w:rsidP="00DB0301">
            <w:r>
              <w:t>*</w:t>
            </w:r>
          </w:p>
        </w:tc>
        <w:tc>
          <w:tcPr>
            <w:tcW w:w="981" w:type="pct"/>
            <w:vAlign w:val="center"/>
          </w:tcPr>
          <w:p w14:paraId="3C00D61A" w14:textId="77777777" w:rsidR="00486554" w:rsidRPr="003669EA" w:rsidRDefault="00486554" w:rsidP="00DB0301">
            <w:r>
              <w:t>*</w:t>
            </w:r>
          </w:p>
        </w:tc>
        <w:tc>
          <w:tcPr>
            <w:tcW w:w="738" w:type="pct"/>
            <w:vAlign w:val="center"/>
          </w:tcPr>
          <w:p w14:paraId="0722824F" w14:textId="77777777" w:rsidR="00486554" w:rsidRPr="003669EA" w:rsidRDefault="00486554" w:rsidP="00DB0301">
            <w:r>
              <w:rPr>
                <w:b/>
              </w:rPr>
              <w:t>*</w:t>
            </w:r>
          </w:p>
        </w:tc>
        <w:tc>
          <w:tcPr>
            <w:tcW w:w="738" w:type="pct"/>
            <w:vAlign w:val="center"/>
          </w:tcPr>
          <w:p w14:paraId="51EDC287" w14:textId="77777777" w:rsidR="00486554" w:rsidRPr="003669EA" w:rsidRDefault="00486554" w:rsidP="00DB0301">
            <w:pPr>
              <w:rPr>
                <w:b/>
              </w:rPr>
            </w:pPr>
            <w:r>
              <w:rPr>
                <w:b/>
              </w:rPr>
              <w:t>*</w:t>
            </w:r>
          </w:p>
        </w:tc>
      </w:tr>
    </w:tbl>
    <w:p w14:paraId="77DEB39C"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359D5405" w14:textId="77777777" w:rsidR="00486554" w:rsidRDefault="00486554" w:rsidP="00BE4F4D">
      <w:pPr>
        <w:pStyle w:val="ListParagraph"/>
        <w:rPr>
          <w:b/>
          <w:szCs w:val="24"/>
        </w:rPr>
      </w:pPr>
    </w:p>
    <w:p w14:paraId="6FAD1077" w14:textId="77777777" w:rsidR="00486554" w:rsidRDefault="00486554" w:rsidP="00206142">
      <w:pPr>
        <w:pStyle w:val="ListParagraph"/>
        <w:numPr>
          <w:ilvl w:val="0"/>
          <w:numId w:val="17"/>
        </w:numPr>
        <w:spacing w:line="360" w:lineRule="auto"/>
      </w:pPr>
      <w:r w:rsidRPr="00206142">
        <w:t xml:space="preserve">Heating </w:t>
      </w:r>
      <w:r w:rsidR="00E67C4E" w:rsidRPr="00206142">
        <w:t>and</w:t>
      </w:r>
      <w:r w:rsidRPr="00206142">
        <w:t xml:space="preserve"> Cooling</w:t>
      </w:r>
    </w:p>
    <w:p w14:paraId="5D5D9E77" w14:textId="77777777" w:rsidR="00D03E61" w:rsidRPr="00206142" w:rsidRDefault="00D03E61" w:rsidP="00206142">
      <w:pPr>
        <w:pStyle w:val="ListParagraph"/>
      </w:pPr>
      <w:r w:rsidRPr="0039437E">
        <w:t xml:space="preserve">External coils and internal coils for heat transfer </w:t>
      </w:r>
      <w:proofErr w:type="gramStart"/>
      <w:r w:rsidRPr="0039437E">
        <w:t>have to</w:t>
      </w:r>
      <w:proofErr w:type="gramEnd"/>
      <w:r w:rsidRPr="0039437E">
        <w:t xml:space="preserve"> be considered. On/ off valves and control valves </w:t>
      </w:r>
      <w:proofErr w:type="gramStart"/>
      <w:r w:rsidRPr="0039437E">
        <w:t>have to</w:t>
      </w:r>
      <w:proofErr w:type="gramEnd"/>
      <w:r w:rsidRPr="0039437E">
        <w:t xml:space="preserve"> be considered wherever required.</w:t>
      </w:r>
    </w:p>
    <w:p w14:paraId="6B95112C" w14:textId="77777777" w:rsidR="00D03E61" w:rsidRPr="0039437E" w:rsidRDefault="00D03E61" w:rsidP="0039437E"/>
    <w:p w14:paraId="50C0ABEF" w14:textId="77777777" w:rsidR="00486554" w:rsidRPr="00206142" w:rsidRDefault="00D03E61" w:rsidP="00206142">
      <w:pPr>
        <w:pStyle w:val="ListParagraph"/>
        <w:numPr>
          <w:ilvl w:val="0"/>
          <w:numId w:val="25"/>
        </w:numPr>
        <w:spacing w:line="360" w:lineRule="auto"/>
        <w:rPr>
          <w:rStyle w:val="SubtleEmphasis"/>
        </w:rPr>
      </w:pPr>
      <w:r>
        <w:rPr>
          <w:rStyle w:val="SubtleEmphasis"/>
        </w:rPr>
        <w:t xml:space="preserve"> </w:t>
      </w:r>
      <w:r w:rsidR="00486554" w:rsidRPr="00206142">
        <w:rPr>
          <w:rStyle w:val="SubtleEmphasis"/>
        </w:rPr>
        <w:t>Other Requirements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1730"/>
        <w:gridCol w:w="2214"/>
        <w:gridCol w:w="1847"/>
        <w:gridCol w:w="2121"/>
      </w:tblGrid>
      <w:tr w:rsidR="00486554" w:rsidRPr="003669EA" w14:paraId="598F4595" w14:textId="77777777" w:rsidTr="00AF133E">
        <w:tc>
          <w:tcPr>
            <w:tcW w:w="1191" w:type="pct"/>
            <w:vAlign w:val="center"/>
          </w:tcPr>
          <w:p w14:paraId="0A90DFD8" w14:textId="77777777" w:rsidR="00486554" w:rsidRPr="00DB0301" w:rsidRDefault="00486554" w:rsidP="00DB0301">
            <w:pPr>
              <w:rPr>
                <w:b/>
                <w:bCs/>
              </w:rPr>
            </w:pPr>
            <w:r w:rsidRPr="00DB0301">
              <w:rPr>
                <w:b/>
                <w:bCs/>
              </w:rPr>
              <w:t>DESCRIPTION</w:t>
            </w:r>
          </w:p>
        </w:tc>
        <w:tc>
          <w:tcPr>
            <w:tcW w:w="833" w:type="pct"/>
            <w:vAlign w:val="center"/>
          </w:tcPr>
          <w:p w14:paraId="72E82A25" w14:textId="77777777" w:rsidR="00486554" w:rsidRPr="00DB0301" w:rsidRDefault="00486554" w:rsidP="00DB0301">
            <w:pPr>
              <w:rPr>
                <w:b/>
                <w:bCs/>
              </w:rPr>
            </w:pPr>
            <w:r w:rsidRPr="00DB0301">
              <w:rPr>
                <w:b/>
                <w:bCs/>
              </w:rPr>
              <w:t>TYPE</w:t>
            </w:r>
          </w:p>
        </w:tc>
        <w:tc>
          <w:tcPr>
            <w:tcW w:w="1066" w:type="pct"/>
            <w:vAlign w:val="center"/>
          </w:tcPr>
          <w:p w14:paraId="4FA5D4FC" w14:textId="77777777" w:rsidR="00486554" w:rsidRPr="00DB0301" w:rsidRDefault="00486554" w:rsidP="00DB0301">
            <w:pPr>
              <w:rPr>
                <w:b/>
                <w:bCs/>
              </w:rPr>
            </w:pPr>
            <w:r w:rsidRPr="00DB0301">
              <w:rPr>
                <w:b/>
                <w:bCs/>
              </w:rPr>
              <w:t>MATERIAL</w:t>
            </w:r>
          </w:p>
        </w:tc>
        <w:tc>
          <w:tcPr>
            <w:tcW w:w="889" w:type="pct"/>
            <w:vAlign w:val="center"/>
          </w:tcPr>
          <w:p w14:paraId="27E8B804" w14:textId="77777777" w:rsidR="00486554" w:rsidRPr="00DB0301" w:rsidRDefault="00486554" w:rsidP="00DB0301">
            <w:pPr>
              <w:rPr>
                <w:b/>
                <w:bCs/>
              </w:rPr>
            </w:pPr>
            <w:r w:rsidRPr="00DB0301">
              <w:rPr>
                <w:b/>
                <w:bCs/>
              </w:rPr>
              <w:t>MAKE</w:t>
            </w:r>
          </w:p>
        </w:tc>
        <w:tc>
          <w:tcPr>
            <w:tcW w:w="1021" w:type="pct"/>
            <w:vAlign w:val="center"/>
          </w:tcPr>
          <w:p w14:paraId="25E83D95" w14:textId="77777777" w:rsidR="00486554" w:rsidRPr="00DB0301" w:rsidRDefault="00486554" w:rsidP="00DB0301">
            <w:pPr>
              <w:rPr>
                <w:b/>
                <w:bCs/>
              </w:rPr>
            </w:pPr>
            <w:r w:rsidRPr="00DB0301">
              <w:rPr>
                <w:b/>
                <w:bCs/>
              </w:rPr>
              <w:t>Quantity</w:t>
            </w:r>
          </w:p>
        </w:tc>
      </w:tr>
      <w:tr w:rsidR="00486554" w:rsidRPr="003669EA" w14:paraId="2585E2A2" w14:textId="77777777" w:rsidTr="00AF133E">
        <w:trPr>
          <w:trHeight w:val="422"/>
        </w:trPr>
        <w:tc>
          <w:tcPr>
            <w:tcW w:w="1191" w:type="pct"/>
            <w:vAlign w:val="center"/>
          </w:tcPr>
          <w:p w14:paraId="686D57C4" w14:textId="77777777" w:rsidR="00486554" w:rsidRPr="003669EA" w:rsidRDefault="00486554" w:rsidP="00DB0301">
            <w:r>
              <w:t>Rotary Spray Ball</w:t>
            </w:r>
          </w:p>
        </w:tc>
        <w:tc>
          <w:tcPr>
            <w:tcW w:w="833" w:type="pct"/>
            <w:vAlign w:val="center"/>
          </w:tcPr>
          <w:p w14:paraId="45CCF6F5" w14:textId="77777777" w:rsidR="00486554" w:rsidRPr="003669EA" w:rsidRDefault="00486554" w:rsidP="00DB0301">
            <w:r>
              <w:t>*</w:t>
            </w:r>
          </w:p>
        </w:tc>
        <w:tc>
          <w:tcPr>
            <w:tcW w:w="1066" w:type="pct"/>
            <w:vAlign w:val="center"/>
          </w:tcPr>
          <w:p w14:paraId="632AFF66" w14:textId="77777777" w:rsidR="00486554" w:rsidRPr="003669EA" w:rsidRDefault="00486554" w:rsidP="00DB0301">
            <w:r>
              <w:t>*</w:t>
            </w:r>
          </w:p>
        </w:tc>
        <w:tc>
          <w:tcPr>
            <w:tcW w:w="889" w:type="pct"/>
            <w:vAlign w:val="center"/>
          </w:tcPr>
          <w:p w14:paraId="0394E990" w14:textId="77777777" w:rsidR="00486554" w:rsidRPr="003669EA" w:rsidRDefault="00486554" w:rsidP="00DB0301">
            <w:r>
              <w:t>*</w:t>
            </w:r>
          </w:p>
        </w:tc>
        <w:tc>
          <w:tcPr>
            <w:tcW w:w="1021" w:type="pct"/>
            <w:vAlign w:val="center"/>
          </w:tcPr>
          <w:p w14:paraId="02D0F64F" w14:textId="77777777" w:rsidR="00486554" w:rsidRDefault="00486554" w:rsidP="00DB0301">
            <w:r>
              <w:t>Min 2 No’s</w:t>
            </w:r>
          </w:p>
        </w:tc>
      </w:tr>
      <w:tr w:rsidR="00486554" w:rsidRPr="003669EA" w14:paraId="7CCEFF7D" w14:textId="77777777" w:rsidTr="00AF133E">
        <w:trPr>
          <w:trHeight w:val="422"/>
        </w:trPr>
        <w:tc>
          <w:tcPr>
            <w:tcW w:w="1191" w:type="pct"/>
            <w:vAlign w:val="center"/>
          </w:tcPr>
          <w:p w14:paraId="1C542198" w14:textId="46BB9515" w:rsidR="00486554" w:rsidRDefault="00486554" w:rsidP="00DB0301">
            <w:r>
              <w:lastRenderedPageBreak/>
              <w:t>Pre</w:t>
            </w:r>
            <w:r w:rsidR="00977FA2">
              <w:t>-</w:t>
            </w:r>
            <w:r>
              <w:t>filter/ Final Filter/ Exhaust Filter</w:t>
            </w:r>
          </w:p>
        </w:tc>
        <w:tc>
          <w:tcPr>
            <w:tcW w:w="833" w:type="pct"/>
            <w:vAlign w:val="center"/>
          </w:tcPr>
          <w:p w14:paraId="62998C4C" w14:textId="77777777" w:rsidR="00486554" w:rsidRDefault="00486554" w:rsidP="00DB0301">
            <w:r>
              <w:t>*</w:t>
            </w:r>
          </w:p>
        </w:tc>
        <w:tc>
          <w:tcPr>
            <w:tcW w:w="1066" w:type="pct"/>
            <w:vAlign w:val="center"/>
          </w:tcPr>
          <w:p w14:paraId="37A835C6" w14:textId="77777777" w:rsidR="00486554" w:rsidRDefault="00486554" w:rsidP="00DB0301">
            <w:r>
              <w:t>*</w:t>
            </w:r>
          </w:p>
        </w:tc>
        <w:tc>
          <w:tcPr>
            <w:tcW w:w="889" w:type="pct"/>
            <w:vAlign w:val="center"/>
          </w:tcPr>
          <w:p w14:paraId="4B23B190" w14:textId="77777777" w:rsidR="00486554" w:rsidRDefault="00486554" w:rsidP="00DB0301">
            <w:r>
              <w:t>*</w:t>
            </w:r>
          </w:p>
        </w:tc>
        <w:tc>
          <w:tcPr>
            <w:tcW w:w="1021" w:type="pct"/>
            <w:vAlign w:val="center"/>
          </w:tcPr>
          <w:p w14:paraId="335FC9D7" w14:textId="77777777" w:rsidR="00486554" w:rsidRDefault="00486554" w:rsidP="00DB0301">
            <w:r>
              <w:t>Min 1 No</w:t>
            </w:r>
          </w:p>
        </w:tc>
      </w:tr>
      <w:tr w:rsidR="00486554" w:rsidRPr="003669EA" w14:paraId="6CACCCE6" w14:textId="77777777" w:rsidTr="00AF133E">
        <w:trPr>
          <w:trHeight w:val="422"/>
        </w:trPr>
        <w:tc>
          <w:tcPr>
            <w:tcW w:w="1191" w:type="pct"/>
            <w:vAlign w:val="center"/>
          </w:tcPr>
          <w:p w14:paraId="2C2C5C11" w14:textId="77777777" w:rsidR="00486554" w:rsidRDefault="00486554" w:rsidP="00DB0301">
            <w:r>
              <w:t>Steam Filter</w:t>
            </w:r>
          </w:p>
        </w:tc>
        <w:tc>
          <w:tcPr>
            <w:tcW w:w="833" w:type="pct"/>
            <w:vAlign w:val="center"/>
          </w:tcPr>
          <w:p w14:paraId="3CD4C32E" w14:textId="77777777" w:rsidR="00486554" w:rsidRDefault="00486554" w:rsidP="00DB0301">
            <w:r>
              <w:t>*</w:t>
            </w:r>
          </w:p>
        </w:tc>
        <w:tc>
          <w:tcPr>
            <w:tcW w:w="1066" w:type="pct"/>
            <w:vAlign w:val="center"/>
          </w:tcPr>
          <w:p w14:paraId="49508EBB" w14:textId="77777777" w:rsidR="00486554" w:rsidRDefault="00486554" w:rsidP="00DB0301">
            <w:r>
              <w:t>*</w:t>
            </w:r>
          </w:p>
        </w:tc>
        <w:tc>
          <w:tcPr>
            <w:tcW w:w="889" w:type="pct"/>
            <w:vAlign w:val="center"/>
          </w:tcPr>
          <w:p w14:paraId="32807FAA" w14:textId="77777777" w:rsidR="00486554" w:rsidRDefault="00486554" w:rsidP="00DB0301">
            <w:r>
              <w:t>*</w:t>
            </w:r>
          </w:p>
        </w:tc>
        <w:tc>
          <w:tcPr>
            <w:tcW w:w="1021" w:type="pct"/>
            <w:vAlign w:val="center"/>
          </w:tcPr>
          <w:p w14:paraId="06AE6D89" w14:textId="77777777" w:rsidR="00486554" w:rsidRDefault="00486554" w:rsidP="00DB0301">
            <w:r>
              <w:t>Min 1 No</w:t>
            </w:r>
          </w:p>
        </w:tc>
      </w:tr>
    </w:tbl>
    <w:p w14:paraId="21462C0E"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1C14E4F6" w14:textId="77777777" w:rsidR="00486554" w:rsidRDefault="00486554" w:rsidP="00BE4F4D">
      <w:pPr>
        <w:rPr>
          <w:snapToGrid w:val="0"/>
          <w:szCs w:val="24"/>
          <w:lang w:eastAsia="en-US"/>
        </w:rPr>
      </w:pPr>
    </w:p>
    <w:p w14:paraId="6FE71A7F" w14:textId="5A016381" w:rsidR="00712114" w:rsidRPr="00E40E5C" w:rsidRDefault="00D03E61" w:rsidP="005D4A3E">
      <w:pPr>
        <w:pStyle w:val="ListParagraph"/>
        <w:numPr>
          <w:ilvl w:val="0"/>
          <w:numId w:val="25"/>
        </w:numPr>
        <w:spacing w:line="360" w:lineRule="auto"/>
        <w:rPr>
          <w:snapToGrid w:val="0"/>
          <w:szCs w:val="24"/>
          <w:lang w:eastAsia="en-US"/>
        </w:rPr>
      </w:pPr>
      <w:r>
        <w:rPr>
          <w:rStyle w:val="SubtleEmphasis"/>
        </w:rPr>
        <w:t xml:space="preserve"> </w:t>
      </w:r>
      <w:r w:rsidR="00712114" w:rsidRPr="00206142">
        <w:rPr>
          <w:rStyle w:val="SubtleEmphasis"/>
        </w:rPr>
        <w:t>Instrumentation and Control</w:t>
      </w:r>
    </w:p>
    <w:tbl>
      <w:tblPr>
        <w:tblpPr w:leftFromText="180" w:rightFromText="180" w:vertAnchor="text" w:horzAnchor="margin" w:tblpX="250" w:tblpY="96"/>
        <w:tblW w:w="47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4"/>
        <w:gridCol w:w="1510"/>
        <w:gridCol w:w="2010"/>
        <w:gridCol w:w="2396"/>
        <w:gridCol w:w="1927"/>
      </w:tblGrid>
      <w:tr w:rsidR="00A85937" w14:paraId="628F73BB" w14:textId="77777777" w:rsidTr="00AF133E">
        <w:trPr>
          <w:trHeight w:val="19"/>
        </w:trPr>
        <w:tc>
          <w:tcPr>
            <w:tcW w:w="1139" w:type="pct"/>
            <w:vAlign w:val="center"/>
          </w:tcPr>
          <w:p w14:paraId="0FF06344" w14:textId="77777777" w:rsidR="00A85937" w:rsidRPr="00DB0301" w:rsidRDefault="00DB0301" w:rsidP="00C70878">
            <w:pPr>
              <w:rPr>
                <w:b/>
                <w:bCs/>
              </w:rPr>
            </w:pPr>
            <w:r w:rsidRPr="00DB0301">
              <w:rPr>
                <w:b/>
                <w:bCs/>
              </w:rPr>
              <w:t>DESCRIPTION</w:t>
            </w:r>
          </w:p>
        </w:tc>
        <w:tc>
          <w:tcPr>
            <w:tcW w:w="729" w:type="pct"/>
            <w:vAlign w:val="center"/>
          </w:tcPr>
          <w:p w14:paraId="141CD530" w14:textId="77777777" w:rsidR="00A85937" w:rsidRPr="00DB0301" w:rsidRDefault="00DB0301" w:rsidP="00C70878">
            <w:pPr>
              <w:rPr>
                <w:b/>
                <w:bCs/>
              </w:rPr>
            </w:pPr>
            <w:r w:rsidRPr="00DB0301">
              <w:rPr>
                <w:b/>
                <w:bCs/>
              </w:rPr>
              <w:t>QUANTITY</w:t>
            </w:r>
          </w:p>
        </w:tc>
        <w:tc>
          <w:tcPr>
            <w:tcW w:w="994" w:type="pct"/>
            <w:vAlign w:val="center"/>
          </w:tcPr>
          <w:p w14:paraId="312B4FBB" w14:textId="77777777" w:rsidR="00A85937" w:rsidRPr="00DB0301" w:rsidRDefault="00DB0301" w:rsidP="00C70878">
            <w:pPr>
              <w:rPr>
                <w:b/>
                <w:bCs/>
              </w:rPr>
            </w:pPr>
            <w:r w:rsidRPr="00DB0301">
              <w:rPr>
                <w:b/>
                <w:bCs/>
              </w:rPr>
              <w:t>PURPOSE</w:t>
            </w:r>
          </w:p>
        </w:tc>
        <w:tc>
          <w:tcPr>
            <w:tcW w:w="1184" w:type="pct"/>
            <w:vAlign w:val="center"/>
          </w:tcPr>
          <w:p w14:paraId="659E82BC" w14:textId="77777777" w:rsidR="00A85937" w:rsidRPr="00DB0301" w:rsidRDefault="00DB0301" w:rsidP="00C70878">
            <w:pPr>
              <w:rPr>
                <w:b/>
                <w:bCs/>
              </w:rPr>
            </w:pPr>
            <w:r w:rsidRPr="00DB0301">
              <w:rPr>
                <w:b/>
                <w:bCs/>
              </w:rPr>
              <w:t>MAKE</w:t>
            </w:r>
          </w:p>
        </w:tc>
        <w:tc>
          <w:tcPr>
            <w:tcW w:w="953" w:type="pct"/>
            <w:vAlign w:val="center"/>
          </w:tcPr>
          <w:p w14:paraId="0D0A6348" w14:textId="77777777" w:rsidR="00A85937" w:rsidRPr="00DB0301" w:rsidRDefault="00DB0301" w:rsidP="00C70878">
            <w:pPr>
              <w:rPr>
                <w:b/>
                <w:bCs/>
              </w:rPr>
            </w:pPr>
            <w:r w:rsidRPr="00DB0301">
              <w:rPr>
                <w:b/>
                <w:bCs/>
              </w:rPr>
              <w:t>MOC</w:t>
            </w:r>
          </w:p>
        </w:tc>
      </w:tr>
      <w:tr w:rsidR="00A85937" w14:paraId="45CA0A36" w14:textId="77777777" w:rsidTr="00AF133E">
        <w:trPr>
          <w:trHeight w:val="19"/>
        </w:trPr>
        <w:tc>
          <w:tcPr>
            <w:tcW w:w="1139" w:type="pct"/>
            <w:vAlign w:val="center"/>
          </w:tcPr>
          <w:p w14:paraId="3457BE14" w14:textId="77777777" w:rsidR="00A85937" w:rsidRPr="00672A13" w:rsidRDefault="00A85937" w:rsidP="00C70878">
            <w:r>
              <w:t>pH sensor and transmitter</w:t>
            </w:r>
          </w:p>
        </w:tc>
        <w:tc>
          <w:tcPr>
            <w:tcW w:w="729" w:type="pct"/>
            <w:vAlign w:val="center"/>
          </w:tcPr>
          <w:p w14:paraId="2523C362" w14:textId="77777777" w:rsidR="00A85937" w:rsidRDefault="00A85937" w:rsidP="00C70878">
            <w:r>
              <w:t>1</w:t>
            </w:r>
          </w:p>
        </w:tc>
        <w:tc>
          <w:tcPr>
            <w:tcW w:w="994" w:type="pct"/>
            <w:vAlign w:val="center"/>
          </w:tcPr>
          <w:p w14:paraId="680B5054" w14:textId="77777777" w:rsidR="00A85937" w:rsidRDefault="00A85937" w:rsidP="00C70878">
            <w:r>
              <w:t>To measure pH</w:t>
            </w:r>
          </w:p>
        </w:tc>
        <w:tc>
          <w:tcPr>
            <w:tcW w:w="1184" w:type="pct"/>
            <w:vAlign w:val="center"/>
          </w:tcPr>
          <w:p w14:paraId="15159C88" w14:textId="77777777" w:rsidR="00A85937" w:rsidRPr="003669EA" w:rsidRDefault="00A85937" w:rsidP="00C70878">
            <w:r>
              <w:t>*</w:t>
            </w:r>
          </w:p>
        </w:tc>
        <w:tc>
          <w:tcPr>
            <w:tcW w:w="953" w:type="pct"/>
            <w:vAlign w:val="center"/>
          </w:tcPr>
          <w:p w14:paraId="7922C41A" w14:textId="77777777" w:rsidR="00A85937" w:rsidRPr="002D6C41" w:rsidRDefault="00A85937" w:rsidP="00C70878">
            <w:r w:rsidRPr="002D6C41">
              <w:t>SS316L</w:t>
            </w:r>
          </w:p>
        </w:tc>
      </w:tr>
      <w:tr w:rsidR="00A85937" w14:paraId="789E766F" w14:textId="77777777" w:rsidTr="00AF133E">
        <w:trPr>
          <w:trHeight w:val="19"/>
        </w:trPr>
        <w:tc>
          <w:tcPr>
            <w:tcW w:w="1139" w:type="pct"/>
            <w:vAlign w:val="center"/>
          </w:tcPr>
          <w:p w14:paraId="72F6A1B1" w14:textId="77777777" w:rsidR="00A85937" w:rsidRDefault="00A85937" w:rsidP="00C70878">
            <w:r>
              <w:t>Temperature Sensor and transmitter</w:t>
            </w:r>
          </w:p>
        </w:tc>
        <w:tc>
          <w:tcPr>
            <w:tcW w:w="729" w:type="pct"/>
            <w:vAlign w:val="center"/>
          </w:tcPr>
          <w:p w14:paraId="7AA5E89A" w14:textId="77777777" w:rsidR="00A85937" w:rsidRDefault="00A85937" w:rsidP="00C70878">
            <w:r>
              <w:t>1</w:t>
            </w:r>
          </w:p>
        </w:tc>
        <w:tc>
          <w:tcPr>
            <w:tcW w:w="994" w:type="pct"/>
            <w:vAlign w:val="center"/>
          </w:tcPr>
          <w:p w14:paraId="49D94BF6" w14:textId="77777777" w:rsidR="00A85937" w:rsidRDefault="00A85937" w:rsidP="00C70878">
            <w:r>
              <w:t>To measure Temperature</w:t>
            </w:r>
          </w:p>
        </w:tc>
        <w:tc>
          <w:tcPr>
            <w:tcW w:w="1184" w:type="pct"/>
            <w:vAlign w:val="center"/>
          </w:tcPr>
          <w:p w14:paraId="30440B7D" w14:textId="77777777" w:rsidR="00A85937" w:rsidRPr="003669EA" w:rsidRDefault="00A85937" w:rsidP="00C70878">
            <w:r>
              <w:t>*</w:t>
            </w:r>
          </w:p>
        </w:tc>
        <w:tc>
          <w:tcPr>
            <w:tcW w:w="953" w:type="pct"/>
            <w:vAlign w:val="center"/>
          </w:tcPr>
          <w:p w14:paraId="3D797C33" w14:textId="77777777" w:rsidR="00A85937" w:rsidRPr="002D6C41" w:rsidRDefault="00A85937" w:rsidP="00C70878">
            <w:r w:rsidRPr="002D6C41">
              <w:t>SS316L</w:t>
            </w:r>
          </w:p>
        </w:tc>
      </w:tr>
      <w:tr w:rsidR="00A85937" w14:paraId="2E4D928B" w14:textId="77777777" w:rsidTr="00AF133E">
        <w:trPr>
          <w:trHeight w:val="19"/>
        </w:trPr>
        <w:tc>
          <w:tcPr>
            <w:tcW w:w="1139" w:type="pct"/>
            <w:vAlign w:val="center"/>
          </w:tcPr>
          <w:p w14:paraId="72326C38" w14:textId="77777777" w:rsidR="00A85937" w:rsidRDefault="00A85937" w:rsidP="00C70878">
            <w:r>
              <w:t>DO2 Sensors</w:t>
            </w:r>
          </w:p>
        </w:tc>
        <w:tc>
          <w:tcPr>
            <w:tcW w:w="729" w:type="pct"/>
            <w:vAlign w:val="center"/>
          </w:tcPr>
          <w:p w14:paraId="136E8FC4" w14:textId="77777777" w:rsidR="00A85937" w:rsidRPr="0016279D" w:rsidRDefault="00A85937" w:rsidP="00C70878">
            <w:r>
              <w:t>1</w:t>
            </w:r>
          </w:p>
        </w:tc>
        <w:tc>
          <w:tcPr>
            <w:tcW w:w="994" w:type="pct"/>
            <w:vAlign w:val="center"/>
          </w:tcPr>
          <w:p w14:paraId="138E0994" w14:textId="77777777" w:rsidR="00A85937" w:rsidRDefault="00A85937" w:rsidP="00C70878">
            <w:r>
              <w:t>To measure Dissolved Oxygen</w:t>
            </w:r>
          </w:p>
        </w:tc>
        <w:tc>
          <w:tcPr>
            <w:tcW w:w="1184" w:type="pct"/>
            <w:vAlign w:val="center"/>
          </w:tcPr>
          <w:p w14:paraId="4B122F28" w14:textId="77777777" w:rsidR="00A85937" w:rsidRPr="003669EA" w:rsidRDefault="00A85937" w:rsidP="00C70878">
            <w:r>
              <w:t>*</w:t>
            </w:r>
          </w:p>
        </w:tc>
        <w:tc>
          <w:tcPr>
            <w:tcW w:w="953" w:type="pct"/>
            <w:vAlign w:val="center"/>
          </w:tcPr>
          <w:p w14:paraId="13A7FACF" w14:textId="77777777" w:rsidR="00A85937" w:rsidRPr="002D6C41" w:rsidRDefault="00A85937" w:rsidP="00C70878">
            <w:r w:rsidRPr="002D6C41">
              <w:t>SS316L</w:t>
            </w:r>
          </w:p>
        </w:tc>
      </w:tr>
      <w:tr w:rsidR="00A85937" w14:paraId="1F810C10" w14:textId="77777777" w:rsidTr="00AF133E">
        <w:trPr>
          <w:trHeight w:val="19"/>
        </w:trPr>
        <w:tc>
          <w:tcPr>
            <w:tcW w:w="1139" w:type="pct"/>
            <w:vAlign w:val="center"/>
          </w:tcPr>
          <w:p w14:paraId="70FBB2F0" w14:textId="77777777" w:rsidR="00A85937" w:rsidRPr="00761529" w:rsidRDefault="00A85937" w:rsidP="00C70878">
            <w:r>
              <w:t>DO cable</w:t>
            </w:r>
          </w:p>
        </w:tc>
        <w:tc>
          <w:tcPr>
            <w:tcW w:w="729" w:type="pct"/>
            <w:vAlign w:val="center"/>
          </w:tcPr>
          <w:p w14:paraId="030C963B" w14:textId="77777777" w:rsidR="00A85937" w:rsidRDefault="00A85937" w:rsidP="00C70878">
            <w:r>
              <w:t>1</w:t>
            </w:r>
          </w:p>
        </w:tc>
        <w:tc>
          <w:tcPr>
            <w:tcW w:w="994" w:type="pct"/>
            <w:vAlign w:val="center"/>
          </w:tcPr>
          <w:p w14:paraId="14EBFE6C" w14:textId="77777777" w:rsidR="00A85937" w:rsidRDefault="00A85937" w:rsidP="00C70878">
            <w:r w:rsidRPr="0016279D">
              <w:t>*</w:t>
            </w:r>
          </w:p>
        </w:tc>
        <w:tc>
          <w:tcPr>
            <w:tcW w:w="1184" w:type="pct"/>
            <w:vAlign w:val="center"/>
          </w:tcPr>
          <w:p w14:paraId="3C8C366D" w14:textId="77777777" w:rsidR="00A85937" w:rsidRPr="003669EA" w:rsidRDefault="00A85937" w:rsidP="00C70878">
            <w:r>
              <w:t>*</w:t>
            </w:r>
          </w:p>
        </w:tc>
        <w:tc>
          <w:tcPr>
            <w:tcW w:w="953" w:type="pct"/>
            <w:vAlign w:val="center"/>
          </w:tcPr>
          <w:p w14:paraId="6A10BF20" w14:textId="77777777" w:rsidR="00A85937" w:rsidRPr="002D6C41" w:rsidRDefault="00A85937" w:rsidP="00C70878">
            <w:r w:rsidRPr="002D6C41">
              <w:t>SS316L</w:t>
            </w:r>
          </w:p>
        </w:tc>
      </w:tr>
      <w:tr w:rsidR="002E3B22" w14:paraId="64077339" w14:textId="77777777" w:rsidTr="00AF133E">
        <w:trPr>
          <w:trHeight w:val="19"/>
        </w:trPr>
        <w:tc>
          <w:tcPr>
            <w:tcW w:w="1139" w:type="pct"/>
            <w:vAlign w:val="center"/>
          </w:tcPr>
          <w:p w14:paraId="34B888B2" w14:textId="77777777" w:rsidR="002E3B22" w:rsidRDefault="002E3B22" w:rsidP="00C70878">
            <w:r>
              <w:t>Pressure Transmitter</w:t>
            </w:r>
          </w:p>
        </w:tc>
        <w:tc>
          <w:tcPr>
            <w:tcW w:w="729" w:type="pct"/>
            <w:vAlign w:val="center"/>
          </w:tcPr>
          <w:p w14:paraId="2660E810" w14:textId="77777777" w:rsidR="002E3B22" w:rsidRDefault="002E3B22" w:rsidP="00C70878">
            <w:r>
              <w:t>1</w:t>
            </w:r>
          </w:p>
        </w:tc>
        <w:tc>
          <w:tcPr>
            <w:tcW w:w="994" w:type="pct"/>
            <w:vAlign w:val="center"/>
          </w:tcPr>
          <w:p w14:paraId="6EB367A8" w14:textId="77777777" w:rsidR="002E3B22" w:rsidRPr="0016279D" w:rsidRDefault="002E3B22" w:rsidP="00C70878">
            <w:r>
              <w:t>*</w:t>
            </w:r>
          </w:p>
        </w:tc>
        <w:tc>
          <w:tcPr>
            <w:tcW w:w="1184" w:type="pct"/>
            <w:vAlign w:val="center"/>
          </w:tcPr>
          <w:p w14:paraId="739C7A8F" w14:textId="77777777" w:rsidR="002E3B22" w:rsidRDefault="002E3B22" w:rsidP="00C70878">
            <w:r>
              <w:t>*</w:t>
            </w:r>
          </w:p>
        </w:tc>
        <w:tc>
          <w:tcPr>
            <w:tcW w:w="953" w:type="pct"/>
            <w:vAlign w:val="center"/>
          </w:tcPr>
          <w:p w14:paraId="5516BAC1" w14:textId="77777777" w:rsidR="002E3B22" w:rsidRPr="002D6C41" w:rsidRDefault="002E3B22" w:rsidP="00C70878">
            <w:r>
              <w:t>SS316L</w:t>
            </w:r>
          </w:p>
        </w:tc>
      </w:tr>
      <w:tr w:rsidR="00A85937" w14:paraId="0B46174D" w14:textId="77777777" w:rsidTr="00AF133E">
        <w:trPr>
          <w:trHeight w:val="19"/>
        </w:trPr>
        <w:tc>
          <w:tcPr>
            <w:tcW w:w="1139" w:type="pct"/>
            <w:vAlign w:val="center"/>
          </w:tcPr>
          <w:p w14:paraId="0CDC4E3E" w14:textId="77777777" w:rsidR="00A85937" w:rsidRPr="00761529" w:rsidRDefault="00A85937" w:rsidP="00C70878">
            <w:r>
              <w:t>DO &amp; pH transmitter</w:t>
            </w:r>
          </w:p>
        </w:tc>
        <w:tc>
          <w:tcPr>
            <w:tcW w:w="729" w:type="pct"/>
            <w:vAlign w:val="center"/>
          </w:tcPr>
          <w:p w14:paraId="7AB24FA6" w14:textId="77777777" w:rsidR="00A85937" w:rsidRDefault="00A85937" w:rsidP="00C70878">
            <w:r>
              <w:t>1</w:t>
            </w:r>
          </w:p>
        </w:tc>
        <w:tc>
          <w:tcPr>
            <w:tcW w:w="994" w:type="pct"/>
            <w:vAlign w:val="center"/>
          </w:tcPr>
          <w:p w14:paraId="25A69D2D" w14:textId="77777777" w:rsidR="00A85937" w:rsidRDefault="00A85937" w:rsidP="00C70878">
            <w:r w:rsidRPr="0016279D">
              <w:t>*</w:t>
            </w:r>
          </w:p>
        </w:tc>
        <w:tc>
          <w:tcPr>
            <w:tcW w:w="1184" w:type="pct"/>
            <w:vAlign w:val="center"/>
          </w:tcPr>
          <w:p w14:paraId="03E88338" w14:textId="77777777" w:rsidR="00A85937" w:rsidRPr="003669EA" w:rsidRDefault="00A85937" w:rsidP="00C70878">
            <w:r>
              <w:t>*</w:t>
            </w:r>
          </w:p>
        </w:tc>
        <w:tc>
          <w:tcPr>
            <w:tcW w:w="953" w:type="pct"/>
            <w:vAlign w:val="center"/>
          </w:tcPr>
          <w:p w14:paraId="09FEB3D8" w14:textId="77777777" w:rsidR="00A85937" w:rsidRPr="002D6C41" w:rsidRDefault="00A85937" w:rsidP="00C70878">
            <w:r w:rsidRPr="002D6C41">
              <w:t>SS316L</w:t>
            </w:r>
          </w:p>
        </w:tc>
      </w:tr>
      <w:tr w:rsidR="00A85937" w14:paraId="73E47459" w14:textId="77777777" w:rsidTr="00AF133E">
        <w:trPr>
          <w:trHeight w:val="19"/>
        </w:trPr>
        <w:tc>
          <w:tcPr>
            <w:tcW w:w="1139" w:type="pct"/>
            <w:vAlign w:val="center"/>
          </w:tcPr>
          <w:p w14:paraId="1AF8906F" w14:textId="77777777" w:rsidR="00A85937" w:rsidRPr="00761529" w:rsidRDefault="00A85937" w:rsidP="00C70878">
            <w:r>
              <w:t xml:space="preserve">Air Flow </w:t>
            </w:r>
            <w:proofErr w:type="gramStart"/>
            <w:r>
              <w:t>meter  (</w:t>
            </w:r>
            <w:proofErr w:type="gramEnd"/>
            <w:r>
              <w:t xml:space="preserve"> Vortex)</w:t>
            </w:r>
          </w:p>
        </w:tc>
        <w:tc>
          <w:tcPr>
            <w:tcW w:w="729" w:type="pct"/>
            <w:vAlign w:val="center"/>
          </w:tcPr>
          <w:p w14:paraId="4CC9B349" w14:textId="77777777" w:rsidR="00A85937" w:rsidRDefault="00A85937" w:rsidP="00C70878">
            <w:r>
              <w:t>1</w:t>
            </w:r>
          </w:p>
        </w:tc>
        <w:tc>
          <w:tcPr>
            <w:tcW w:w="994" w:type="pct"/>
            <w:vAlign w:val="center"/>
          </w:tcPr>
          <w:p w14:paraId="70EFE3DD" w14:textId="77777777" w:rsidR="00A85937" w:rsidRDefault="00A85937" w:rsidP="00C70878">
            <w:r w:rsidRPr="0016279D">
              <w:t>*</w:t>
            </w:r>
          </w:p>
        </w:tc>
        <w:tc>
          <w:tcPr>
            <w:tcW w:w="1184" w:type="pct"/>
            <w:vAlign w:val="center"/>
          </w:tcPr>
          <w:p w14:paraId="3E058827" w14:textId="77777777" w:rsidR="00A85937" w:rsidRDefault="00A85937" w:rsidP="00C70878">
            <w:r w:rsidRPr="0016279D">
              <w:t>*</w:t>
            </w:r>
          </w:p>
        </w:tc>
        <w:tc>
          <w:tcPr>
            <w:tcW w:w="953" w:type="pct"/>
            <w:vAlign w:val="center"/>
          </w:tcPr>
          <w:p w14:paraId="7545052D" w14:textId="77777777" w:rsidR="00A85937" w:rsidRPr="002D6C41" w:rsidRDefault="00A85937" w:rsidP="00C70878">
            <w:r w:rsidRPr="002D6C41">
              <w:t>SS316L</w:t>
            </w:r>
          </w:p>
        </w:tc>
      </w:tr>
      <w:tr w:rsidR="00A85937" w14:paraId="223CFC51" w14:textId="77777777" w:rsidTr="00AF133E">
        <w:trPr>
          <w:trHeight w:val="19"/>
        </w:trPr>
        <w:tc>
          <w:tcPr>
            <w:tcW w:w="1139" w:type="pct"/>
            <w:vAlign w:val="center"/>
          </w:tcPr>
          <w:p w14:paraId="1E5074D8" w14:textId="77777777" w:rsidR="00A85937" w:rsidRDefault="00A85937" w:rsidP="00C70878">
            <w:r>
              <w:t>Antifoam Sensor</w:t>
            </w:r>
          </w:p>
        </w:tc>
        <w:tc>
          <w:tcPr>
            <w:tcW w:w="729" w:type="pct"/>
            <w:vAlign w:val="center"/>
          </w:tcPr>
          <w:p w14:paraId="0F9F3559" w14:textId="77777777" w:rsidR="00A85937" w:rsidRDefault="00A85937" w:rsidP="00C70878">
            <w:r>
              <w:t>1</w:t>
            </w:r>
          </w:p>
        </w:tc>
        <w:tc>
          <w:tcPr>
            <w:tcW w:w="994" w:type="pct"/>
            <w:vAlign w:val="center"/>
          </w:tcPr>
          <w:p w14:paraId="69CE579E" w14:textId="77777777" w:rsidR="00A85937" w:rsidRDefault="00A85937" w:rsidP="00C70878">
            <w:r w:rsidRPr="0016279D">
              <w:t>*</w:t>
            </w:r>
          </w:p>
        </w:tc>
        <w:tc>
          <w:tcPr>
            <w:tcW w:w="1184" w:type="pct"/>
            <w:vAlign w:val="center"/>
          </w:tcPr>
          <w:p w14:paraId="2C0442C2" w14:textId="77777777" w:rsidR="00A85937" w:rsidRDefault="00A85937" w:rsidP="00C70878">
            <w:r w:rsidRPr="0016279D">
              <w:t>*</w:t>
            </w:r>
          </w:p>
        </w:tc>
        <w:tc>
          <w:tcPr>
            <w:tcW w:w="953" w:type="pct"/>
            <w:vAlign w:val="center"/>
          </w:tcPr>
          <w:p w14:paraId="3A81D7B5" w14:textId="77777777" w:rsidR="00A85937" w:rsidRPr="002D6C41" w:rsidRDefault="00A85937" w:rsidP="00C70878">
            <w:r w:rsidRPr="002D6C41">
              <w:t>SS316L</w:t>
            </w:r>
          </w:p>
        </w:tc>
      </w:tr>
      <w:tr w:rsidR="00A85937" w14:paraId="313A590C" w14:textId="77777777" w:rsidTr="00AF133E">
        <w:trPr>
          <w:trHeight w:val="19"/>
        </w:trPr>
        <w:tc>
          <w:tcPr>
            <w:tcW w:w="1139" w:type="pct"/>
            <w:vAlign w:val="center"/>
          </w:tcPr>
          <w:p w14:paraId="18A886CB" w14:textId="77777777" w:rsidR="00A85937" w:rsidRDefault="00A85937" w:rsidP="00C70878">
            <w:r>
              <w:t>VFD</w:t>
            </w:r>
          </w:p>
        </w:tc>
        <w:tc>
          <w:tcPr>
            <w:tcW w:w="729" w:type="pct"/>
            <w:vAlign w:val="center"/>
          </w:tcPr>
          <w:p w14:paraId="1447EBA5" w14:textId="77777777" w:rsidR="00A85937" w:rsidRDefault="00A85937" w:rsidP="00C70878">
            <w:r>
              <w:t>1</w:t>
            </w:r>
          </w:p>
        </w:tc>
        <w:tc>
          <w:tcPr>
            <w:tcW w:w="994" w:type="pct"/>
            <w:vAlign w:val="center"/>
          </w:tcPr>
          <w:p w14:paraId="2627E0E0" w14:textId="77777777" w:rsidR="00A85937" w:rsidRDefault="00A85937" w:rsidP="00C70878">
            <w:r w:rsidRPr="0016279D">
              <w:t>*</w:t>
            </w:r>
          </w:p>
        </w:tc>
        <w:tc>
          <w:tcPr>
            <w:tcW w:w="1184" w:type="pct"/>
            <w:vAlign w:val="center"/>
          </w:tcPr>
          <w:p w14:paraId="62EAB33C" w14:textId="77777777" w:rsidR="00A85937" w:rsidRDefault="00A85937" w:rsidP="00C70878">
            <w:r w:rsidRPr="0016279D">
              <w:t>*</w:t>
            </w:r>
          </w:p>
        </w:tc>
        <w:tc>
          <w:tcPr>
            <w:tcW w:w="953" w:type="pct"/>
            <w:vAlign w:val="center"/>
          </w:tcPr>
          <w:p w14:paraId="60EAF809" w14:textId="77777777" w:rsidR="00A85937" w:rsidRPr="002D6C41" w:rsidRDefault="00A85937" w:rsidP="00C70878">
            <w:r w:rsidRPr="002D6C41">
              <w:t>NA</w:t>
            </w:r>
          </w:p>
        </w:tc>
      </w:tr>
      <w:tr w:rsidR="00A85937" w14:paraId="1A2D9A95" w14:textId="77777777" w:rsidTr="00AF133E">
        <w:trPr>
          <w:trHeight w:val="19"/>
        </w:trPr>
        <w:tc>
          <w:tcPr>
            <w:tcW w:w="1139" w:type="pct"/>
            <w:vAlign w:val="center"/>
          </w:tcPr>
          <w:p w14:paraId="2676EACA" w14:textId="77777777" w:rsidR="00A85937" w:rsidRDefault="00A85937" w:rsidP="00C70878">
            <w:r>
              <w:t>Air Flow control Valve</w:t>
            </w:r>
          </w:p>
        </w:tc>
        <w:tc>
          <w:tcPr>
            <w:tcW w:w="729" w:type="pct"/>
            <w:vAlign w:val="center"/>
          </w:tcPr>
          <w:p w14:paraId="3B1A2186" w14:textId="77777777" w:rsidR="00A85937" w:rsidRDefault="00A85937" w:rsidP="00C70878">
            <w:r>
              <w:t>1</w:t>
            </w:r>
          </w:p>
        </w:tc>
        <w:tc>
          <w:tcPr>
            <w:tcW w:w="994" w:type="pct"/>
            <w:vAlign w:val="center"/>
          </w:tcPr>
          <w:p w14:paraId="7484D8DC" w14:textId="77777777" w:rsidR="00A85937" w:rsidRDefault="00A85937" w:rsidP="00C70878">
            <w:r w:rsidRPr="0016279D">
              <w:t>*</w:t>
            </w:r>
          </w:p>
        </w:tc>
        <w:tc>
          <w:tcPr>
            <w:tcW w:w="1184" w:type="pct"/>
            <w:vAlign w:val="center"/>
          </w:tcPr>
          <w:p w14:paraId="27805F31" w14:textId="77777777" w:rsidR="00A85937" w:rsidRDefault="00A85937" w:rsidP="00C70878">
            <w:r w:rsidRPr="0016279D">
              <w:t>*</w:t>
            </w:r>
          </w:p>
        </w:tc>
        <w:tc>
          <w:tcPr>
            <w:tcW w:w="953" w:type="pct"/>
            <w:vAlign w:val="center"/>
          </w:tcPr>
          <w:p w14:paraId="02D0AA9A" w14:textId="77777777" w:rsidR="00A85937" w:rsidRPr="002D6C41" w:rsidRDefault="00A85937" w:rsidP="00C70878">
            <w:r w:rsidRPr="002D6C41">
              <w:t>SS316L</w:t>
            </w:r>
          </w:p>
        </w:tc>
      </w:tr>
      <w:tr w:rsidR="00A85937" w14:paraId="3B7B5D72" w14:textId="77777777" w:rsidTr="00AF133E">
        <w:trPr>
          <w:trHeight w:val="19"/>
        </w:trPr>
        <w:tc>
          <w:tcPr>
            <w:tcW w:w="1139" w:type="pct"/>
            <w:vAlign w:val="center"/>
          </w:tcPr>
          <w:p w14:paraId="6290084B" w14:textId="77777777" w:rsidR="00A85937" w:rsidRDefault="00A85937" w:rsidP="00C70878">
            <w:r>
              <w:t>Back Pressure Control Valve</w:t>
            </w:r>
          </w:p>
        </w:tc>
        <w:tc>
          <w:tcPr>
            <w:tcW w:w="729" w:type="pct"/>
            <w:vAlign w:val="center"/>
          </w:tcPr>
          <w:p w14:paraId="4A9AFEA3" w14:textId="77777777" w:rsidR="00A85937" w:rsidRDefault="00A85937" w:rsidP="00C70878">
            <w:r>
              <w:t>1</w:t>
            </w:r>
          </w:p>
        </w:tc>
        <w:tc>
          <w:tcPr>
            <w:tcW w:w="994" w:type="pct"/>
            <w:vAlign w:val="center"/>
          </w:tcPr>
          <w:p w14:paraId="37278171" w14:textId="77777777" w:rsidR="00A85937" w:rsidRDefault="00A85937" w:rsidP="00C70878">
            <w:r w:rsidRPr="0016279D">
              <w:t>*</w:t>
            </w:r>
          </w:p>
        </w:tc>
        <w:tc>
          <w:tcPr>
            <w:tcW w:w="1184" w:type="pct"/>
            <w:vAlign w:val="center"/>
          </w:tcPr>
          <w:p w14:paraId="019D97CF" w14:textId="77777777" w:rsidR="00A85937" w:rsidRDefault="00A85937" w:rsidP="00C70878">
            <w:r w:rsidRPr="0016279D">
              <w:t>*</w:t>
            </w:r>
          </w:p>
        </w:tc>
        <w:tc>
          <w:tcPr>
            <w:tcW w:w="953" w:type="pct"/>
            <w:vAlign w:val="center"/>
          </w:tcPr>
          <w:p w14:paraId="15D585D1" w14:textId="77777777" w:rsidR="00A85937" w:rsidRPr="002D6C41" w:rsidRDefault="00A85937" w:rsidP="00C70878">
            <w:r w:rsidRPr="002D6C41">
              <w:t>SS316L</w:t>
            </w:r>
          </w:p>
        </w:tc>
      </w:tr>
      <w:tr w:rsidR="00A85937" w14:paraId="40346947" w14:textId="77777777" w:rsidTr="00AF133E">
        <w:trPr>
          <w:trHeight w:val="19"/>
        </w:trPr>
        <w:tc>
          <w:tcPr>
            <w:tcW w:w="1139" w:type="pct"/>
            <w:vAlign w:val="center"/>
          </w:tcPr>
          <w:p w14:paraId="06BCBE70" w14:textId="77777777" w:rsidR="00A85937" w:rsidRDefault="00A85937" w:rsidP="00C70878">
            <w:r>
              <w:t>Air Pressure Regulator</w:t>
            </w:r>
          </w:p>
        </w:tc>
        <w:tc>
          <w:tcPr>
            <w:tcW w:w="729" w:type="pct"/>
            <w:vAlign w:val="center"/>
          </w:tcPr>
          <w:p w14:paraId="11E28C95" w14:textId="77777777" w:rsidR="00A85937" w:rsidRPr="0016279D" w:rsidRDefault="00A85937" w:rsidP="00C70878">
            <w:r>
              <w:t>1</w:t>
            </w:r>
          </w:p>
        </w:tc>
        <w:tc>
          <w:tcPr>
            <w:tcW w:w="994" w:type="pct"/>
            <w:vAlign w:val="center"/>
          </w:tcPr>
          <w:p w14:paraId="3B37E4F4" w14:textId="77777777" w:rsidR="00A85937" w:rsidRPr="0016279D" w:rsidRDefault="00A85937" w:rsidP="00C70878">
            <w:r>
              <w:t>Reduce Air pressure</w:t>
            </w:r>
          </w:p>
        </w:tc>
        <w:tc>
          <w:tcPr>
            <w:tcW w:w="1184" w:type="pct"/>
            <w:vAlign w:val="center"/>
          </w:tcPr>
          <w:p w14:paraId="6A5740A6" w14:textId="77777777" w:rsidR="00A85937" w:rsidRPr="0016279D" w:rsidRDefault="00A85937" w:rsidP="00C70878">
            <w:r>
              <w:t>*</w:t>
            </w:r>
          </w:p>
        </w:tc>
        <w:tc>
          <w:tcPr>
            <w:tcW w:w="953" w:type="pct"/>
            <w:vAlign w:val="center"/>
          </w:tcPr>
          <w:p w14:paraId="3058229B" w14:textId="77777777" w:rsidR="00A85937" w:rsidRPr="002D6C41" w:rsidRDefault="00A85937" w:rsidP="00C70878">
            <w:r w:rsidRPr="002D6C41">
              <w:t>SS316L</w:t>
            </w:r>
          </w:p>
        </w:tc>
      </w:tr>
    </w:tbl>
    <w:p w14:paraId="35B7A1E2" w14:textId="77777777" w:rsidR="00D03E61" w:rsidRDefault="00D03E61" w:rsidP="00DB0301">
      <w:pPr>
        <w:rPr>
          <w:b/>
          <w:snapToGrid w:val="0"/>
          <w:szCs w:val="24"/>
          <w:lang w:eastAsia="en-US"/>
        </w:rPr>
      </w:pPr>
    </w:p>
    <w:p w14:paraId="60CA33D1" w14:textId="77777777" w:rsidR="00486554" w:rsidRPr="00AF133E" w:rsidRDefault="00486554" w:rsidP="00206142">
      <w:pPr>
        <w:pStyle w:val="ListParagraph"/>
        <w:numPr>
          <w:ilvl w:val="0"/>
          <w:numId w:val="17"/>
        </w:numPr>
        <w:spacing w:line="360" w:lineRule="auto"/>
        <w:rPr>
          <w:b/>
        </w:rPr>
      </w:pPr>
      <w:r w:rsidRPr="00206142">
        <w:t xml:space="preserve"> </w:t>
      </w:r>
      <w:r w:rsidRPr="00AF133E">
        <w:rPr>
          <w:b/>
        </w:rPr>
        <w:t>Aeration details</w:t>
      </w:r>
    </w:p>
    <w:p w14:paraId="4832B52A" w14:textId="77777777" w:rsidR="00486554" w:rsidRDefault="00D03E61" w:rsidP="00206142">
      <w:pPr>
        <w:pStyle w:val="ListParagraph"/>
        <w:rPr>
          <w:b/>
          <w:snapToGrid w:val="0"/>
          <w:szCs w:val="24"/>
          <w:lang w:eastAsia="en-US"/>
        </w:rPr>
      </w:pPr>
      <w:r>
        <w:t xml:space="preserve">The aeration system </w:t>
      </w:r>
      <w:proofErr w:type="gramStart"/>
      <w:r>
        <w:t>has to</w:t>
      </w:r>
      <w:proofErr w:type="gramEnd"/>
      <w:r>
        <w:t xml:space="preserve"> be designed in the flow range of 0-2 VVM. The air flow rate </w:t>
      </w:r>
      <w:proofErr w:type="gramStart"/>
      <w:r>
        <w:t>has to</w:t>
      </w:r>
      <w:proofErr w:type="gramEnd"/>
      <w:r>
        <w:t xml:space="preserve"> be measured by a flow meter. The exhaust air will pass out through a sterile filter. The pre and final filters should be of </w:t>
      </w:r>
      <w:proofErr w:type="gramStart"/>
      <w:r>
        <w:t>a standard make</w:t>
      </w:r>
      <w:proofErr w:type="gramEnd"/>
      <w:r>
        <w:t xml:space="preserve"> including Pall/Millipore/</w:t>
      </w:r>
      <w:r w:rsidR="00206142">
        <w:t>Sartorius</w:t>
      </w:r>
      <w:r>
        <w:t xml:space="preserve">. </w:t>
      </w:r>
    </w:p>
    <w:p w14:paraId="5C5CD6BC" w14:textId="77777777" w:rsidR="00486554" w:rsidRDefault="00486554" w:rsidP="00BE4F4D">
      <w:pPr>
        <w:rPr>
          <w:snapToGrid w:val="0"/>
          <w:szCs w:val="24"/>
          <w:u w:val="single"/>
          <w:lang w:eastAsia="en-US"/>
        </w:rPr>
      </w:pPr>
    </w:p>
    <w:tbl>
      <w:tblPr>
        <w:tblStyle w:val="TableGrid"/>
        <w:tblpPr w:leftFromText="180" w:rightFromText="180" w:vertAnchor="text" w:horzAnchor="margin" w:tblpX="250" w:tblpY="188"/>
        <w:tblW w:w="4670" w:type="pct"/>
        <w:tblLook w:val="04A0" w:firstRow="1" w:lastRow="0" w:firstColumn="1" w:lastColumn="0" w:noHBand="0" w:noVBand="1"/>
      </w:tblPr>
      <w:tblGrid>
        <w:gridCol w:w="1883"/>
        <w:gridCol w:w="1510"/>
        <w:gridCol w:w="1752"/>
        <w:gridCol w:w="4783"/>
      </w:tblGrid>
      <w:tr w:rsidR="00DF0F06" w14:paraId="03821F44" w14:textId="77777777" w:rsidTr="00AF133E">
        <w:trPr>
          <w:trHeight w:val="253"/>
        </w:trPr>
        <w:tc>
          <w:tcPr>
            <w:tcW w:w="861" w:type="pct"/>
            <w:vAlign w:val="center"/>
          </w:tcPr>
          <w:p w14:paraId="2DCC4632" w14:textId="77777777" w:rsidR="00DF0F06" w:rsidRPr="00DB0301" w:rsidRDefault="00DF0F06" w:rsidP="00C21E1C">
            <w:pPr>
              <w:rPr>
                <w:b/>
                <w:bCs/>
              </w:rPr>
            </w:pPr>
            <w:r w:rsidRPr="00DB0301">
              <w:rPr>
                <w:b/>
                <w:bCs/>
              </w:rPr>
              <w:t>DESCRIPTION</w:t>
            </w:r>
          </w:p>
        </w:tc>
        <w:tc>
          <w:tcPr>
            <w:tcW w:w="745" w:type="pct"/>
            <w:vAlign w:val="center"/>
          </w:tcPr>
          <w:p w14:paraId="10ADC51B" w14:textId="77777777" w:rsidR="00DF0F06" w:rsidRPr="00DB0301" w:rsidRDefault="00DF0F06" w:rsidP="00C21E1C">
            <w:pPr>
              <w:rPr>
                <w:b/>
                <w:bCs/>
              </w:rPr>
            </w:pPr>
            <w:r w:rsidRPr="00DB0301">
              <w:rPr>
                <w:b/>
                <w:bCs/>
              </w:rPr>
              <w:t>QUANTITY</w:t>
            </w:r>
          </w:p>
        </w:tc>
        <w:tc>
          <w:tcPr>
            <w:tcW w:w="934" w:type="pct"/>
            <w:vAlign w:val="center"/>
          </w:tcPr>
          <w:p w14:paraId="756F6796" w14:textId="77777777" w:rsidR="00DF0F06" w:rsidRPr="00DB0301" w:rsidRDefault="00DF0F06" w:rsidP="00C21E1C">
            <w:pPr>
              <w:rPr>
                <w:b/>
                <w:bCs/>
              </w:rPr>
            </w:pPr>
            <w:r w:rsidRPr="00DB0301">
              <w:rPr>
                <w:b/>
                <w:bCs/>
              </w:rPr>
              <w:t>MAKE</w:t>
            </w:r>
          </w:p>
        </w:tc>
        <w:tc>
          <w:tcPr>
            <w:tcW w:w="2460" w:type="pct"/>
            <w:vAlign w:val="center"/>
          </w:tcPr>
          <w:p w14:paraId="4DE5C9F8" w14:textId="77777777" w:rsidR="00DF0F06" w:rsidRPr="00DB0301" w:rsidRDefault="00DF0F06" w:rsidP="00C21E1C">
            <w:pPr>
              <w:rPr>
                <w:b/>
                <w:bCs/>
              </w:rPr>
            </w:pPr>
            <w:r w:rsidRPr="00DB0301">
              <w:rPr>
                <w:b/>
                <w:bCs/>
              </w:rPr>
              <w:t>MOC</w:t>
            </w:r>
          </w:p>
        </w:tc>
      </w:tr>
      <w:tr w:rsidR="00DF0F06" w14:paraId="23C9A063" w14:textId="77777777" w:rsidTr="00AF133E">
        <w:trPr>
          <w:trHeight w:val="507"/>
        </w:trPr>
        <w:tc>
          <w:tcPr>
            <w:tcW w:w="861" w:type="pct"/>
            <w:vAlign w:val="center"/>
          </w:tcPr>
          <w:p w14:paraId="31F623F5" w14:textId="77777777" w:rsidR="00DF0F06" w:rsidRPr="00FB09AA" w:rsidRDefault="00DF0F06" w:rsidP="00C21E1C">
            <w:r w:rsidRPr="00FB09AA">
              <w:t>Diameter of Sparger</w:t>
            </w:r>
            <w:r>
              <w:t xml:space="preserve"> </w:t>
            </w:r>
          </w:p>
        </w:tc>
        <w:tc>
          <w:tcPr>
            <w:tcW w:w="745" w:type="pct"/>
            <w:vAlign w:val="center"/>
          </w:tcPr>
          <w:p w14:paraId="4ACE46F2" w14:textId="77777777" w:rsidR="00DF0F06" w:rsidRPr="00FB09AA" w:rsidRDefault="00DF0F06" w:rsidP="00C21E1C">
            <w:r w:rsidRPr="00FB09AA">
              <w:t>1</w:t>
            </w:r>
          </w:p>
        </w:tc>
        <w:tc>
          <w:tcPr>
            <w:tcW w:w="934" w:type="pct"/>
            <w:vAlign w:val="center"/>
          </w:tcPr>
          <w:p w14:paraId="66847CB1" w14:textId="77777777" w:rsidR="00DF0F06" w:rsidRPr="00FB09AA" w:rsidRDefault="00DF0F06" w:rsidP="00C21E1C">
            <w:r>
              <w:t>NA</w:t>
            </w:r>
          </w:p>
        </w:tc>
        <w:tc>
          <w:tcPr>
            <w:tcW w:w="2460" w:type="pct"/>
            <w:vAlign w:val="center"/>
          </w:tcPr>
          <w:p w14:paraId="03B076C9" w14:textId="77777777" w:rsidR="00DF0F06" w:rsidRPr="00FB09AA" w:rsidRDefault="00DF0F06" w:rsidP="00C21E1C">
            <w:r w:rsidRPr="00FB09AA">
              <w:t>SS316 L</w:t>
            </w:r>
          </w:p>
        </w:tc>
      </w:tr>
      <w:tr w:rsidR="00DF0F06" w14:paraId="04216DB3" w14:textId="77777777" w:rsidTr="00AF133E">
        <w:trPr>
          <w:trHeight w:val="253"/>
        </w:trPr>
        <w:tc>
          <w:tcPr>
            <w:tcW w:w="861" w:type="pct"/>
            <w:vAlign w:val="center"/>
          </w:tcPr>
          <w:p w14:paraId="091AC59E" w14:textId="77777777" w:rsidR="00DF0F06" w:rsidRPr="00FB09AA" w:rsidRDefault="00DF0F06" w:rsidP="00C21E1C">
            <w:r w:rsidRPr="00FB09AA">
              <w:t>Sparger Pipe Size</w:t>
            </w:r>
          </w:p>
        </w:tc>
        <w:tc>
          <w:tcPr>
            <w:tcW w:w="745" w:type="pct"/>
            <w:vAlign w:val="center"/>
          </w:tcPr>
          <w:p w14:paraId="631BF518" w14:textId="77777777" w:rsidR="00DF0F06" w:rsidRPr="00FB09AA" w:rsidRDefault="00DF0F06" w:rsidP="00C21E1C">
            <w:r w:rsidRPr="00FB09AA">
              <w:t>*</w:t>
            </w:r>
          </w:p>
        </w:tc>
        <w:tc>
          <w:tcPr>
            <w:tcW w:w="934" w:type="pct"/>
            <w:vAlign w:val="center"/>
          </w:tcPr>
          <w:p w14:paraId="42968A7C" w14:textId="77777777" w:rsidR="00DF0F06" w:rsidRPr="00150807" w:rsidRDefault="00DF0F06" w:rsidP="00C21E1C">
            <w:r w:rsidRPr="00782482">
              <w:t>NA</w:t>
            </w:r>
          </w:p>
        </w:tc>
        <w:tc>
          <w:tcPr>
            <w:tcW w:w="2460" w:type="pct"/>
            <w:vAlign w:val="center"/>
          </w:tcPr>
          <w:p w14:paraId="244B9F0D" w14:textId="77777777" w:rsidR="00DF0F06" w:rsidRPr="00FB09AA" w:rsidRDefault="00DF0F06" w:rsidP="00C21E1C">
            <w:r w:rsidRPr="00FB09AA">
              <w:t>SS 316L</w:t>
            </w:r>
          </w:p>
        </w:tc>
      </w:tr>
      <w:tr w:rsidR="00DF0F06" w14:paraId="252D7B9C" w14:textId="77777777" w:rsidTr="00AF133E">
        <w:trPr>
          <w:trHeight w:val="521"/>
        </w:trPr>
        <w:tc>
          <w:tcPr>
            <w:tcW w:w="861" w:type="pct"/>
            <w:vAlign w:val="center"/>
          </w:tcPr>
          <w:p w14:paraId="117A1371" w14:textId="77777777" w:rsidR="00DF0F06" w:rsidRPr="00FB09AA" w:rsidRDefault="00DF0F06" w:rsidP="00C21E1C">
            <w:r w:rsidRPr="00FB09AA">
              <w:t>Sparger Hole Diameter</w:t>
            </w:r>
          </w:p>
        </w:tc>
        <w:tc>
          <w:tcPr>
            <w:tcW w:w="745" w:type="pct"/>
            <w:vAlign w:val="center"/>
          </w:tcPr>
          <w:p w14:paraId="13489E5C" w14:textId="77777777" w:rsidR="00DF0F06" w:rsidRPr="00FB09AA" w:rsidRDefault="00DF0F06" w:rsidP="00C21E1C">
            <w:r>
              <w:t>*</w:t>
            </w:r>
          </w:p>
        </w:tc>
        <w:tc>
          <w:tcPr>
            <w:tcW w:w="934" w:type="pct"/>
            <w:vAlign w:val="center"/>
          </w:tcPr>
          <w:p w14:paraId="63EFEDC3" w14:textId="77777777" w:rsidR="00DF0F06" w:rsidRPr="00FB09AA" w:rsidRDefault="00DF0F06" w:rsidP="00C21E1C">
            <w:r w:rsidRPr="00FB09AA">
              <w:t>NA</w:t>
            </w:r>
          </w:p>
        </w:tc>
        <w:tc>
          <w:tcPr>
            <w:tcW w:w="2460" w:type="pct"/>
            <w:vAlign w:val="center"/>
          </w:tcPr>
          <w:p w14:paraId="0681307A" w14:textId="77777777" w:rsidR="00DF0F06" w:rsidRPr="00FB09AA" w:rsidRDefault="00DF0F06" w:rsidP="00C21E1C">
            <w:r w:rsidRPr="00FB09AA">
              <w:t>NA</w:t>
            </w:r>
          </w:p>
        </w:tc>
      </w:tr>
      <w:tr w:rsidR="00DF0F06" w14:paraId="6083B61F" w14:textId="77777777" w:rsidTr="00AF133E">
        <w:trPr>
          <w:trHeight w:val="253"/>
        </w:trPr>
        <w:tc>
          <w:tcPr>
            <w:tcW w:w="861" w:type="pct"/>
            <w:vAlign w:val="center"/>
          </w:tcPr>
          <w:p w14:paraId="5CEBC77E" w14:textId="77777777" w:rsidR="00DF0F06" w:rsidRPr="00FB09AA" w:rsidRDefault="00DF0F06" w:rsidP="00C21E1C">
            <w:r w:rsidRPr="00FB09AA">
              <w:t>Number of Holes</w:t>
            </w:r>
          </w:p>
        </w:tc>
        <w:tc>
          <w:tcPr>
            <w:tcW w:w="745" w:type="pct"/>
            <w:vAlign w:val="center"/>
          </w:tcPr>
          <w:p w14:paraId="5C5112F9" w14:textId="77777777" w:rsidR="00DF0F06" w:rsidRPr="00FB09AA" w:rsidRDefault="00DF0F06" w:rsidP="00C21E1C">
            <w:r w:rsidRPr="00FB09AA">
              <w:t>*</w:t>
            </w:r>
          </w:p>
        </w:tc>
        <w:tc>
          <w:tcPr>
            <w:tcW w:w="934" w:type="pct"/>
            <w:vAlign w:val="center"/>
          </w:tcPr>
          <w:p w14:paraId="2D51D15F" w14:textId="77777777" w:rsidR="00DF0F06" w:rsidRPr="00FB09AA" w:rsidRDefault="00DF0F06" w:rsidP="00C21E1C">
            <w:r w:rsidRPr="00FB09AA">
              <w:t>NA</w:t>
            </w:r>
          </w:p>
        </w:tc>
        <w:tc>
          <w:tcPr>
            <w:tcW w:w="2460" w:type="pct"/>
            <w:vAlign w:val="center"/>
          </w:tcPr>
          <w:p w14:paraId="36D9E71B" w14:textId="77777777" w:rsidR="00DF0F06" w:rsidRPr="00FB09AA" w:rsidRDefault="00DF0F06" w:rsidP="00C21E1C">
            <w:r w:rsidRPr="00FB09AA">
              <w:t>NA</w:t>
            </w:r>
          </w:p>
        </w:tc>
      </w:tr>
    </w:tbl>
    <w:p w14:paraId="12BF76ED" w14:textId="77777777" w:rsidR="00A81EB4" w:rsidRDefault="00A81EB4" w:rsidP="00BE4F4D">
      <w:pPr>
        <w:rPr>
          <w:b/>
          <w:snapToGrid w:val="0"/>
          <w:color w:val="000000" w:themeColor="text1"/>
          <w:szCs w:val="24"/>
          <w:lang w:eastAsia="en-US"/>
        </w:rPr>
      </w:pPr>
    </w:p>
    <w:p w14:paraId="56420EFB" w14:textId="77777777" w:rsidR="00CF5614" w:rsidRPr="00206142" w:rsidRDefault="00486554" w:rsidP="00BE4F4D">
      <w:pPr>
        <w:rPr>
          <w:b/>
          <w:i/>
          <w:snapToGrid w:val="0"/>
          <w:sz w:val="20"/>
          <w:szCs w:val="24"/>
          <w:u w:val="single"/>
          <w:lang w:eastAsia="en-US"/>
        </w:rPr>
      </w:pPr>
      <w:r w:rsidRPr="00206142">
        <w:rPr>
          <w:b/>
          <w:i/>
          <w:snapToGrid w:val="0"/>
          <w:color w:val="000000" w:themeColor="text1"/>
          <w:sz w:val="20"/>
          <w:szCs w:val="24"/>
          <w:lang w:eastAsia="en-US"/>
        </w:rPr>
        <w:t>Note:</w:t>
      </w:r>
      <w:r w:rsidRPr="00206142">
        <w:rPr>
          <w:i/>
          <w:snapToGrid w:val="0"/>
          <w:color w:val="000000" w:themeColor="text1"/>
          <w:sz w:val="20"/>
          <w:szCs w:val="24"/>
          <w:lang w:eastAsia="en-US"/>
        </w:rPr>
        <w:t xml:space="preserve"> Air Enrichment with Oxygen </w:t>
      </w:r>
      <w:proofErr w:type="gramStart"/>
      <w:r w:rsidRPr="00206142">
        <w:rPr>
          <w:i/>
          <w:snapToGrid w:val="0"/>
          <w:color w:val="000000" w:themeColor="text1"/>
          <w:sz w:val="20"/>
          <w:szCs w:val="24"/>
          <w:lang w:eastAsia="en-US"/>
        </w:rPr>
        <w:t>need</w:t>
      </w:r>
      <w:proofErr w:type="gramEnd"/>
      <w:r w:rsidRPr="00206142">
        <w:rPr>
          <w:i/>
          <w:snapToGrid w:val="0"/>
          <w:color w:val="000000" w:themeColor="text1"/>
          <w:sz w:val="20"/>
          <w:szCs w:val="24"/>
          <w:lang w:eastAsia="en-US"/>
        </w:rPr>
        <w:t xml:space="preserve"> to be discussed</w:t>
      </w:r>
    </w:p>
    <w:p w14:paraId="3F4590F5" w14:textId="77777777" w:rsidR="00486554" w:rsidRDefault="00CF5614" w:rsidP="00206142">
      <w:pPr>
        <w:pStyle w:val="Heading1"/>
        <w:numPr>
          <w:ilvl w:val="0"/>
          <w:numId w:val="10"/>
        </w:numPr>
        <w:spacing w:line="360" w:lineRule="auto"/>
        <w:rPr>
          <w:color w:val="auto"/>
        </w:rPr>
      </w:pPr>
      <w:bookmarkStart w:id="7" w:name="_Toc458515005"/>
      <w:r w:rsidRPr="000A71C4">
        <w:rPr>
          <w:color w:val="auto"/>
        </w:rPr>
        <w:lastRenderedPageBreak/>
        <w:t>Automation</w:t>
      </w:r>
      <w:r w:rsidR="006C4EF3">
        <w:rPr>
          <w:color w:val="auto"/>
        </w:rPr>
        <w:t>, Data and Security</w:t>
      </w:r>
      <w:bookmarkEnd w:id="7"/>
      <w:r w:rsidR="006C4EF3">
        <w:rPr>
          <w:color w:val="auto"/>
        </w:rPr>
        <w:t xml:space="preserve"> </w:t>
      </w:r>
    </w:p>
    <w:p w14:paraId="6AD6DA06" w14:textId="77777777" w:rsidR="001B1224" w:rsidRDefault="00CF5614" w:rsidP="00206142">
      <w:pPr>
        <w:spacing w:line="360" w:lineRule="auto"/>
      </w:pPr>
      <w:r>
        <w:t xml:space="preserve"> </w:t>
      </w:r>
      <w:r>
        <w:tab/>
      </w:r>
      <w:r>
        <w:tab/>
      </w:r>
      <w:r>
        <w:tab/>
      </w:r>
      <w:r>
        <w:tab/>
      </w:r>
      <w:r>
        <w:tab/>
      </w:r>
      <w:r>
        <w:tab/>
      </w:r>
      <w:r>
        <w:tab/>
        <w:t xml:space="preserve">           </w:t>
      </w:r>
      <w:r w:rsidR="000A71C4" w:rsidRPr="00CF5614">
        <w:t>The Fermenter should have the minimum of the following automation.</w:t>
      </w:r>
    </w:p>
    <w:p w14:paraId="4F76FBE9" w14:textId="77777777" w:rsidR="001B1224" w:rsidRPr="000E35FC" w:rsidRDefault="00D4712A" w:rsidP="00206142">
      <w:pPr>
        <w:pStyle w:val="Subtitle"/>
        <w:numPr>
          <w:ilvl w:val="0"/>
          <w:numId w:val="23"/>
        </w:numPr>
        <w:spacing w:line="360" w:lineRule="auto"/>
        <w:ind w:hanging="151"/>
        <w:rPr>
          <w:rStyle w:val="SubtleEmphasis"/>
        </w:rPr>
      </w:pPr>
      <w:r>
        <w:rPr>
          <w:rStyle w:val="SubtleEmphasis"/>
          <w:b/>
        </w:rPr>
        <w:t xml:space="preserve"> </w:t>
      </w:r>
      <w:r w:rsidR="001B1224" w:rsidRPr="004D6F88">
        <w:rPr>
          <w:rStyle w:val="SubtleEmphasis"/>
          <w:b/>
        </w:rPr>
        <w:t>Software System</w:t>
      </w:r>
    </w:p>
    <w:p w14:paraId="22AAEA7F" w14:textId="66B059E7"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t xml:space="preserve">The vendor should provide </w:t>
      </w:r>
      <w:proofErr w:type="gramStart"/>
      <w:r>
        <w:rPr>
          <w:rStyle w:val="SubtleEmphasis"/>
          <w:b w:val="0"/>
        </w:rPr>
        <w:t>a suitable</w:t>
      </w:r>
      <w:proofErr w:type="gramEnd"/>
      <w:r>
        <w:rPr>
          <w:rStyle w:val="SubtleEmphasis"/>
          <w:b w:val="0"/>
        </w:rPr>
        <w:t xml:space="preserve"> software (must be 21 CFR part 11 </w:t>
      </w:r>
      <w:r w:rsidR="003D07CF">
        <w:rPr>
          <w:rStyle w:val="SubtleEmphasis"/>
          <w:b w:val="0"/>
        </w:rPr>
        <w:t>compliance</w:t>
      </w:r>
      <w:r>
        <w:rPr>
          <w:rStyle w:val="SubtleEmphasis"/>
          <w:b w:val="0"/>
        </w:rPr>
        <w:t>) for controlling Fermenter.</w:t>
      </w:r>
    </w:p>
    <w:p w14:paraId="11F2BD3E" w14:textId="77777777"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t>The software system should include the following features:</w:t>
      </w:r>
    </w:p>
    <w:p w14:paraId="2852A25B"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data</w:t>
      </w:r>
    </w:p>
    <w:p w14:paraId="052B44B2"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initialization</w:t>
      </w:r>
    </w:p>
    <w:p w14:paraId="67F706A7"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Data acquisition</w:t>
      </w:r>
    </w:p>
    <w:p w14:paraId="0AC71208"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 controls</w:t>
      </w:r>
    </w:p>
    <w:p w14:paraId="120B7CD3"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Manual data entry of batch information</w:t>
      </w:r>
    </w:p>
    <w:p w14:paraId="5DC05BCE"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parameters trends in graphics</w:t>
      </w:r>
    </w:p>
    <w:p w14:paraId="378ECDAC"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operating terminals should only be readable</w:t>
      </w:r>
    </w:p>
    <w:p w14:paraId="7C74FF2C"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software should run on Windows NT/2000 Microsoft Operating Systems</w:t>
      </w:r>
    </w:p>
    <w:p w14:paraId="2F6E23F6"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have Active-X controls</w:t>
      </w:r>
    </w:p>
    <w:p w14:paraId="2F665A47"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support Object model development</w:t>
      </w:r>
    </w:p>
    <w:p w14:paraId="04A21B55" w14:textId="025324A8" w:rsidR="004511CE" w:rsidRDefault="004511CE" w:rsidP="0045251E">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Should support </w:t>
      </w:r>
      <w:r w:rsidR="0045251E" w:rsidRPr="005D4A3E">
        <w:rPr>
          <w:rStyle w:val="SubtleReference"/>
          <w:iCs/>
          <w:smallCaps w:val="0"/>
          <w:color w:val="auto"/>
          <w:u w:val="none"/>
        </w:rPr>
        <w:t xml:space="preserve">Open Platform Communication </w:t>
      </w:r>
      <w:r w:rsidR="000C423A">
        <w:rPr>
          <w:rStyle w:val="SubtleReference"/>
          <w:iCs/>
          <w:smallCaps w:val="0"/>
          <w:color w:val="auto"/>
          <w:u w:val="none"/>
        </w:rPr>
        <w:t>standa</w:t>
      </w:r>
      <w:r>
        <w:rPr>
          <w:rStyle w:val="SubtleReference"/>
          <w:iCs/>
          <w:smallCaps w:val="0"/>
          <w:color w:val="auto"/>
          <w:u w:val="none"/>
        </w:rPr>
        <w:t>rds</w:t>
      </w:r>
    </w:p>
    <w:p w14:paraId="59FF2E92"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possess Add-on Architecture Technology</w:t>
      </w:r>
    </w:p>
    <w:p w14:paraId="2DAA74B3" w14:textId="77777777" w:rsidR="004511CE" w:rsidRDefault="004511CE"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 </w:t>
      </w:r>
      <w:r w:rsidR="00D4712A">
        <w:rPr>
          <w:rStyle w:val="SubtleReference"/>
          <w:iCs/>
          <w:smallCaps w:val="0"/>
          <w:color w:val="auto"/>
          <w:u w:val="none"/>
        </w:rPr>
        <w:t>The software should include a full features Data log Editor</w:t>
      </w:r>
    </w:p>
    <w:p w14:paraId="7F4BD2D0" w14:textId="77777777" w:rsidR="00D4712A" w:rsidRDefault="00D4712A" w:rsidP="00206142">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Security Features</w:t>
      </w:r>
    </w:p>
    <w:p w14:paraId="1AE362F6" w14:textId="77777777" w:rsidR="001B1224" w:rsidRPr="00206142" w:rsidRDefault="00D4712A" w:rsidP="00206142">
      <w:pPr>
        <w:pStyle w:val="ListParagraph"/>
        <w:numPr>
          <w:ilvl w:val="0"/>
          <w:numId w:val="17"/>
        </w:numPr>
        <w:spacing w:line="360" w:lineRule="auto"/>
        <w:ind w:left="1440"/>
        <w:rPr>
          <w:rStyle w:val="SubtleEmphasis"/>
          <w:b w:val="0"/>
        </w:rPr>
      </w:pPr>
      <w:r>
        <w:rPr>
          <w:rStyle w:val="SubtleReference"/>
          <w:iCs/>
          <w:smallCaps w:val="0"/>
          <w:color w:val="auto"/>
          <w:u w:val="none"/>
        </w:rPr>
        <w:t xml:space="preserve">Comprehensive Alarm Editor </w:t>
      </w:r>
    </w:p>
    <w:p w14:paraId="20583257" w14:textId="77777777" w:rsidR="00486554" w:rsidRPr="00CF5614" w:rsidRDefault="00486554" w:rsidP="00CF5614">
      <w:pPr>
        <w:ind w:left="810"/>
      </w:pPr>
    </w:p>
    <w:p w14:paraId="728FE535" w14:textId="77777777" w:rsidR="00CF5614" w:rsidRPr="00206142" w:rsidRDefault="00830ACC" w:rsidP="00206142">
      <w:pPr>
        <w:pStyle w:val="Subtitle"/>
        <w:numPr>
          <w:ilvl w:val="0"/>
          <w:numId w:val="23"/>
        </w:numPr>
        <w:spacing w:line="360" w:lineRule="auto"/>
        <w:ind w:hanging="151"/>
        <w:rPr>
          <w:rStyle w:val="SubtleEmphasis"/>
        </w:rPr>
      </w:pPr>
      <w:r w:rsidRPr="000E35FC">
        <w:rPr>
          <w:rStyle w:val="SubtleEmphasis"/>
        </w:rPr>
        <w:t xml:space="preserve"> </w:t>
      </w:r>
      <w:r w:rsidR="00486554" w:rsidRPr="00206142">
        <w:rPr>
          <w:rStyle w:val="SubtleEmphasis"/>
          <w:b/>
        </w:rPr>
        <w:t>Temperature Control System</w:t>
      </w:r>
      <w:r w:rsidR="00CF5614" w:rsidRPr="00206142">
        <w:rPr>
          <w:rStyle w:val="SubtleEmphasis"/>
          <w:b/>
        </w:rPr>
        <w:t xml:space="preserve"> </w:t>
      </w:r>
    </w:p>
    <w:p w14:paraId="15590589" w14:textId="77777777" w:rsidR="006C4EF3" w:rsidRPr="00206142" w:rsidRDefault="00CF5614" w:rsidP="00206142">
      <w:pPr>
        <w:ind w:left="1170"/>
        <w:rPr>
          <w:rStyle w:val="SubtleEmphasis"/>
          <w:b w:val="0"/>
        </w:rPr>
      </w:pPr>
      <w:r w:rsidRPr="00206142">
        <w:rPr>
          <w:rStyle w:val="SubtleEmphasis"/>
          <w:b w:val="0"/>
        </w:rPr>
        <w:t xml:space="preserve">The temperature control system will be used for controlling the Fermenter temperature during the Fermentation. The automation should be built in a </w:t>
      </w:r>
      <w:proofErr w:type="gramStart"/>
      <w:r w:rsidRPr="00206142">
        <w:rPr>
          <w:rStyle w:val="SubtleEmphasis"/>
          <w:b w:val="0"/>
        </w:rPr>
        <w:t>way as</w:t>
      </w:r>
      <w:proofErr w:type="gramEnd"/>
      <w:r w:rsidRPr="00206142">
        <w:rPr>
          <w:rStyle w:val="SubtleEmphasis"/>
          <w:b w:val="0"/>
        </w:rPr>
        <w:t xml:space="preserve"> to control both endothermic and exothermic reactions</w:t>
      </w:r>
      <w:r w:rsidR="00830ACC" w:rsidRPr="00206142">
        <w:rPr>
          <w:rStyle w:val="SubtleEmphasis"/>
          <w:b w:val="0"/>
        </w:rPr>
        <w:t>.</w:t>
      </w:r>
    </w:p>
    <w:p w14:paraId="1336262C" w14:textId="77777777" w:rsidR="00486554" w:rsidRDefault="00486554" w:rsidP="00206142">
      <w:pPr>
        <w:ind w:left="810"/>
        <w:rPr>
          <w:snapToGrid w:val="0"/>
          <w:szCs w:val="24"/>
          <w:lang w:eastAsia="en-US"/>
        </w:rPr>
      </w:pPr>
    </w:p>
    <w:p w14:paraId="1F6331D0" w14:textId="77777777" w:rsidR="006C7FCD" w:rsidRPr="00AF133E" w:rsidRDefault="006C7FCD" w:rsidP="00206142">
      <w:pPr>
        <w:ind w:left="810"/>
        <w:rPr>
          <w:snapToGrid w:val="0"/>
          <w:sz w:val="16"/>
          <w:szCs w:val="24"/>
          <w:lang w:eastAsia="en-US"/>
        </w:rPr>
      </w:pPr>
    </w:p>
    <w:p w14:paraId="3B7ACB82" w14:textId="77777777" w:rsidR="00486554" w:rsidRPr="00206142" w:rsidRDefault="00486554" w:rsidP="00206142">
      <w:pPr>
        <w:pStyle w:val="Subtitle"/>
        <w:numPr>
          <w:ilvl w:val="0"/>
          <w:numId w:val="23"/>
        </w:numPr>
        <w:spacing w:line="360" w:lineRule="auto"/>
        <w:ind w:hanging="151"/>
        <w:rPr>
          <w:rStyle w:val="SubtleEmphasis"/>
          <w:b/>
        </w:rPr>
      </w:pPr>
      <w:r w:rsidRPr="00206142">
        <w:rPr>
          <w:rStyle w:val="SubtleEmphasis"/>
          <w:b/>
        </w:rPr>
        <w:t xml:space="preserve"> pH Control System</w:t>
      </w:r>
    </w:p>
    <w:p w14:paraId="70DE16FC" w14:textId="77777777" w:rsidR="00D03E61" w:rsidRPr="00206142" w:rsidRDefault="00486554" w:rsidP="00206142">
      <w:pPr>
        <w:ind w:left="1170"/>
        <w:rPr>
          <w:rStyle w:val="SubtleEmphasis"/>
          <w:b w:val="0"/>
        </w:rPr>
      </w:pPr>
      <w:r w:rsidRPr="00206142">
        <w:rPr>
          <w:rStyle w:val="SubtleEmphasis"/>
          <w:b w:val="0"/>
        </w:rPr>
        <w:t xml:space="preserve">The pH control system will be used to control both acidic and basic </w:t>
      </w:r>
      <w:proofErr w:type="spellStart"/>
      <w:r w:rsidRPr="00206142">
        <w:rPr>
          <w:rStyle w:val="SubtleEmphasis"/>
          <w:b w:val="0"/>
        </w:rPr>
        <w:t>pH.</w:t>
      </w:r>
      <w:proofErr w:type="spellEnd"/>
      <w:r w:rsidRPr="00206142">
        <w:rPr>
          <w:rStyle w:val="SubtleEmphasis"/>
          <w:b w:val="0"/>
        </w:rPr>
        <w:t xml:space="preserve"> The pH</w:t>
      </w:r>
      <w:r w:rsidR="00830ACC" w:rsidRPr="00206142">
        <w:rPr>
          <w:rStyle w:val="SubtleEmphasis"/>
          <w:b w:val="0"/>
        </w:rPr>
        <w:t xml:space="preserve"> </w:t>
      </w:r>
      <w:r w:rsidRPr="00206142">
        <w:rPr>
          <w:rStyle w:val="SubtleEmphasis"/>
          <w:b w:val="0"/>
        </w:rPr>
        <w:t xml:space="preserve">probe will </w:t>
      </w:r>
      <w:r w:rsidRPr="00206142">
        <w:rPr>
          <w:rStyle w:val="SubtleEmphasis"/>
          <w:b w:val="0"/>
        </w:rPr>
        <w:tab/>
      </w:r>
      <w:r w:rsidRPr="00206142">
        <w:rPr>
          <w:rStyle w:val="SubtleEmphasis"/>
          <w:b w:val="0"/>
        </w:rPr>
        <w:tab/>
      </w:r>
      <w:r w:rsidRPr="00206142">
        <w:rPr>
          <w:rStyle w:val="SubtleEmphasis"/>
          <w:b w:val="0"/>
        </w:rPr>
        <w:tab/>
      </w:r>
      <w:r w:rsidRPr="00206142">
        <w:rPr>
          <w:rStyle w:val="SubtleEmphasis"/>
          <w:b w:val="0"/>
        </w:rPr>
        <w:tab/>
        <w:t>give feedback to alkali and acid dosing pumps for pH control.</w:t>
      </w:r>
    </w:p>
    <w:p w14:paraId="1324BCCF" w14:textId="77777777" w:rsidR="00486554" w:rsidRPr="00206142" w:rsidRDefault="00486554" w:rsidP="00206142">
      <w:pPr>
        <w:ind w:left="1170"/>
        <w:rPr>
          <w:rStyle w:val="SubtleEmphasis"/>
          <w:bCs/>
        </w:rPr>
      </w:pPr>
    </w:p>
    <w:p w14:paraId="036BFD09"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b/>
          <w:bCs/>
        </w:rPr>
        <w:t xml:space="preserve"> DO2 Control System </w:t>
      </w:r>
    </w:p>
    <w:p w14:paraId="60D6FFB6" w14:textId="77777777" w:rsidR="00486554" w:rsidRDefault="00486554" w:rsidP="00DB0301">
      <w:pPr>
        <w:ind w:left="1170"/>
        <w:rPr>
          <w:rStyle w:val="SubtleEmphasis"/>
          <w:b w:val="0"/>
        </w:rPr>
      </w:pPr>
      <w:r w:rsidRPr="00206142">
        <w:rPr>
          <w:rStyle w:val="SubtleEmphasis"/>
          <w:b w:val="0"/>
        </w:rPr>
        <w:lastRenderedPageBreak/>
        <w:t>DO2 control system will be used for control of Dissolved oxygen in the Fermentation broth by using the Aeration, Back pressure &amp; agitation system.</w:t>
      </w:r>
    </w:p>
    <w:p w14:paraId="331CC0DC" w14:textId="77777777" w:rsidR="00DB0301" w:rsidRPr="00206142" w:rsidRDefault="00DB0301" w:rsidP="00DB0301">
      <w:pPr>
        <w:ind w:left="1170"/>
        <w:rPr>
          <w:rStyle w:val="SubtleEmphasis"/>
          <w:b w:val="0"/>
        </w:rPr>
      </w:pPr>
    </w:p>
    <w:p w14:paraId="711F864B"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rPr>
        <w:t xml:space="preserve"> </w:t>
      </w:r>
      <w:r w:rsidRPr="00206142">
        <w:rPr>
          <w:rStyle w:val="SubtleEmphasis"/>
          <w:b/>
          <w:bCs/>
        </w:rPr>
        <w:t>Aeration System</w:t>
      </w:r>
    </w:p>
    <w:p w14:paraId="616FEB4C" w14:textId="77777777" w:rsidR="00486554" w:rsidRPr="00206142" w:rsidRDefault="00486554" w:rsidP="00206142">
      <w:pPr>
        <w:ind w:left="1170"/>
        <w:rPr>
          <w:rStyle w:val="SubtleEmphasis"/>
          <w:b w:val="0"/>
        </w:rPr>
      </w:pPr>
      <w:r w:rsidRPr="00206142">
        <w:rPr>
          <w:rStyle w:val="SubtleEmphasis"/>
          <w:b w:val="0"/>
        </w:rPr>
        <w:t>Aeration system will control the Air flow rate into the Fermenter.</w:t>
      </w:r>
    </w:p>
    <w:p w14:paraId="1DA2ACC9" w14:textId="77777777" w:rsidR="00D14CA8" w:rsidRDefault="00D14CA8" w:rsidP="00DB0301">
      <w:pPr>
        <w:rPr>
          <w:snapToGrid w:val="0"/>
          <w:szCs w:val="24"/>
          <w:lang w:eastAsia="en-US"/>
        </w:rPr>
      </w:pPr>
    </w:p>
    <w:p w14:paraId="04CB5D43"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b/>
          <w:bCs/>
        </w:rPr>
        <w:t xml:space="preserve"> Nutrient Dosing system</w:t>
      </w:r>
    </w:p>
    <w:p w14:paraId="08C57656" w14:textId="77777777" w:rsidR="00486554" w:rsidRPr="00206142" w:rsidRDefault="00486554" w:rsidP="00206142">
      <w:pPr>
        <w:ind w:left="1170"/>
        <w:rPr>
          <w:rStyle w:val="SubtleEmphasis"/>
          <w:b w:val="0"/>
        </w:rPr>
      </w:pPr>
      <w:r w:rsidRPr="00206142">
        <w:rPr>
          <w:rStyle w:val="SubtleEmphasis"/>
          <w:b w:val="0"/>
        </w:rPr>
        <w:t xml:space="preserve">Nutrient dosing by manual, </w:t>
      </w:r>
    </w:p>
    <w:p w14:paraId="1A596E0D" w14:textId="77777777" w:rsidR="00486554" w:rsidRPr="00206142" w:rsidRDefault="00486554" w:rsidP="00206142">
      <w:pPr>
        <w:ind w:left="1170"/>
        <w:rPr>
          <w:rStyle w:val="SubtleEmphasis"/>
          <w:b w:val="0"/>
        </w:rPr>
      </w:pPr>
      <w:r w:rsidRPr="00206142">
        <w:rPr>
          <w:rStyle w:val="SubtleEmphasis"/>
          <w:b w:val="0"/>
        </w:rPr>
        <w:t xml:space="preserve">Nutrient option by time programmed </w:t>
      </w:r>
    </w:p>
    <w:p w14:paraId="73DFB406" w14:textId="416BF1B2" w:rsidR="005829FC" w:rsidRDefault="00486554" w:rsidP="00206142">
      <w:pPr>
        <w:ind w:left="1170"/>
        <w:rPr>
          <w:rStyle w:val="SubtleEmphasis"/>
          <w:b w:val="0"/>
        </w:rPr>
      </w:pPr>
      <w:r w:rsidRPr="00206142">
        <w:rPr>
          <w:rStyle w:val="SubtleEmphasis"/>
          <w:b w:val="0"/>
        </w:rPr>
        <w:t>Nutrient option by pH mode (pH stat)</w:t>
      </w:r>
      <w:r w:rsidR="00FE7D3C">
        <w:rPr>
          <w:rStyle w:val="SubtleEmphasis"/>
          <w:b w:val="0"/>
        </w:rPr>
        <w:t xml:space="preserve"> and other mode.</w:t>
      </w:r>
    </w:p>
    <w:p w14:paraId="680A3912" w14:textId="77777777" w:rsidR="00DB0301" w:rsidRDefault="00DB0301" w:rsidP="00206142">
      <w:pPr>
        <w:ind w:left="1170"/>
        <w:rPr>
          <w:rStyle w:val="SubtleEmphasis"/>
          <w:b w:val="0"/>
        </w:rPr>
      </w:pPr>
    </w:p>
    <w:p w14:paraId="6B3C6125" w14:textId="77777777" w:rsidR="00486554" w:rsidRPr="00DB0301" w:rsidRDefault="00486554" w:rsidP="00DB0301">
      <w:pPr>
        <w:pStyle w:val="Subtitle"/>
        <w:numPr>
          <w:ilvl w:val="0"/>
          <w:numId w:val="23"/>
        </w:numPr>
        <w:spacing w:line="360" w:lineRule="auto"/>
        <w:ind w:hanging="151"/>
        <w:rPr>
          <w:bCs/>
          <w:iCs w:val="0"/>
        </w:rPr>
      </w:pPr>
      <w:r w:rsidRPr="00206142">
        <w:rPr>
          <w:rStyle w:val="SubtleEmphasis"/>
        </w:rPr>
        <w:t xml:space="preserve"> </w:t>
      </w:r>
      <w:r w:rsidRPr="00206142">
        <w:rPr>
          <w:rStyle w:val="SubtleEmphasis"/>
          <w:b/>
          <w:bCs/>
        </w:rPr>
        <w:t>Back Pressure Control System</w:t>
      </w:r>
      <w:r w:rsidRPr="00206142">
        <w:rPr>
          <w:rStyle w:val="SubtleEmphasis"/>
          <w:b/>
          <w:bCs/>
        </w:rPr>
        <w:tab/>
      </w:r>
    </w:p>
    <w:p w14:paraId="54694AE3" w14:textId="587BC843" w:rsidR="004C416A" w:rsidRDefault="00486554" w:rsidP="003F2680">
      <w:pPr>
        <w:ind w:left="1170"/>
        <w:rPr>
          <w:rStyle w:val="SubtleEmphasis"/>
          <w:b w:val="0"/>
        </w:rPr>
      </w:pPr>
      <w:r w:rsidRPr="00206142">
        <w:rPr>
          <w:rStyle w:val="SubtleEmphasis"/>
          <w:b w:val="0"/>
        </w:rPr>
        <w:t>Back Pressure control system will control the Pressure in the Fermenter using a control valve parameter (0 to 2.bar)</w:t>
      </w:r>
      <w:r w:rsidR="003F2680">
        <w:rPr>
          <w:rStyle w:val="SubtleEmphasis"/>
          <w:b w:val="0"/>
        </w:rPr>
        <w:t>.</w:t>
      </w:r>
    </w:p>
    <w:p w14:paraId="1F8758DE" w14:textId="77777777" w:rsidR="004C416A" w:rsidRDefault="004C416A" w:rsidP="00AF133E">
      <w:pPr>
        <w:rPr>
          <w:rStyle w:val="SubtleEmphasis"/>
          <w:b w:val="0"/>
        </w:rPr>
      </w:pPr>
    </w:p>
    <w:p w14:paraId="650D288A" w14:textId="3479A2E9" w:rsidR="00486554" w:rsidRPr="005D4A3E" w:rsidRDefault="00AE53CC" w:rsidP="005D4A3E">
      <w:pPr>
        <w:pStyle w:val="Heading1"/>
        <w:numPr>
          <w:ilvl w:val="0"/>
          <w:numId w:val="10"/>
        </w:numPr>
        <w:spacing w:line="360" w:lineRule="auto"/>
        <w:rPr>
          <w:snapToGrid w:val="0"/>
          <w:szCs w:val="24"/>
          <w:u w:val="single"/>
          <w:lang w:eastAsia="en-US"/>
        </w:rPr>
      </w:pPr>
      <w:bookmarkStart w:id="8" w:name="_Toc453227650"/>
      <w:bookmarkStart w:id="9" w:name="_Toc458514628"/>
      <w:bookmarkStart w:id="10" w:name="_Toc458514695"/>
      <w:bookmarkStart w:id="11" w:name="_Toc458514750"/>
      <w:bookmarkStart w:id="12" w:name="_Toc458514824"/>
      <w:bookmarkStart w:id="13" w:name="_Toc458515006"/>
      <w:bookmarkStart w:id="14" w:name="_Toc453227651"/>
      <w:bookmarkStart w:id="15" w:name="_Toc458514629"/>
      <w:bookmarkStart w:id="16" w:name="_Toc458514696"/>
      <w:bookmarkStart w:id="17" w:name="_Toc458514751"/>
      <w:bookmarkStart w:id="18" w:name="_Toc458514825"/>
      <w:bookmarkStart w:id="19" w:name="_Toc458515007"/>
      <w:bookmarkStart w:id="20" w:name="_Toc447810445"/>
      <w:bookmarkStart w:id="21" w:name="_Toc448128707"/>
      <w:bookmarkStart w:id="22" w:name="_Toc448129456"/>
      <w:bookmarkStart w:id="23" w:name="_Toc448129808"/>
      <w:bookmarkStart w:id="24" w:name="_Toc448228799"/>
      <w:bookmarkStart w:id="25" w:name="_Toc447810446"/>
      <w:bookmarkStart w:id="26" w:name="_Toc448128708"/>
      <w:bookmarkStart w:id="27" w:name="_Toc448129457"/>
      <w:bookmarkStart w:id="28" w:name="_Toc448129809"/>
      <w:bookmarkStart w:id="29" w:name="_Toc448228800"/>
      <w:bookmarkStart w:id="30" w:name="_Toc447810447"/>
      <w:bookmarkStart w:id="31" w:name="_Toc448128709"/>
      <w:bookmarkStart w:id="32" w:name="_Toc448129458"/>
      <w:bookmarkStart w:id="33" w:name="_Toc448129810"/>
      <w:bookmarkStart w:id="34" w:name="_Toc448228801"/>
      <w:bookmarkStart w:id="35" w:name="_Toc447810448"/>
      <w:bookmarkStart w:id="36" w:name="_Toc448128710"/>
      <w:bookmarkStart w:id="37" w:name="_Toc448129459"/>
      <w:bookmarkStart w:id="38" w:name="_Toc448129811"/>
      <w:bookmarkStart w:id="39" w:name="_Toc448228802"/>
      <w:bookmarkStart w:id="40" w:name="_Toc447810449"/>
      <w:bookmarkStart w:id="41" w:name="_Toc448128711"/>
      <w:bookmarkStart w:id="42" w:name="_Toc448129460"/>
      <w:bookmarkStart w:id="43" w:name="_Toc448129812"/>
      <w:bookmarkStart w:id="44" w:name="_Toc448228803"/>
      <w:bookmarkStart w:id="45" w:name="_Toc447810450"/>
      <w:bookmarkStart w:id="46" w:name="_Toc448128712"/>
      <w:bookmarkStart w:id="47" w:name="_Toc448129461"/>
      <w:bookmarkStart w:id="48" w:name="_Toc448129813"/>
      <w:bookmarkStart w:id="49" w:name="_Toc448228804"/>
      <w:bookmarkStart w:id="50" w:name="_Toc447810451"/>
      <w:bookmarkStart w:id="51" w:name="_Toc448128713"/>
      <w:bookmarkStart w:id="52" w:name="_Toc448129462"/>
      <w:bookmarkStart w:id="53" w:name="_Toc448129814"/>
      <w:bookmarkStart w:id="54" w:name="_Toc448228805"/>
      <w:bookmarkStart w:id="55" w:name="_Toc447810452"/>
      <w:bookmarkStart w:id="56" w:name="_Toc448128714"/>
      <w:bookmarkStart w:id="57" w:name="_Toc448129463"/>
      <w:bookmarkStart w:id="58" w:name="_Toc448129815"/>
      <w:bookmarkStart w:id="59" w:name="_Toc448228806"/>
      <w:bookmarkStart w:id="60" w:name="_Toc447810453"/>
      <w:bookmarkStart w:id="61" w:name="_Toc448128715"/>
      <w:bookmarkStart w:id="62" w:name="_Toc448129464"/>
      <w:bookmarkStart w:id="63" w:name="_Toc448129816"/>
      <w:bookmarkStart w:id="64" w:name="_Toc448228807"/>
      <w:bookmarkStart w:id="65" w:name="_Toc447810454"/>
      <w:bookmarkStart w:id="66" w:name="_Toc448128716"/>
      <w:bookmarkStart w:id="67" w:name="_Toc448129465"/>
      <w:bookmarkStart w:id="68" w:name="_Toc448129817"/>
      <w:bookmarkStart w:id="69" w:name="_Toc448228808"/>
      <w:bookmarkStart w:id="70" w:name="_Toc447810455"/>
      <w:bookmarkStart w:id="71" w:name="_Toc448128717"/>
      <w:bookmarkStart w:id="72" w:name="_Toc448129466"/>
      <w:bookmarkStart w:id="73" w:name="_Toc448129818"/>
      <w:bookmarkStart w:id="74" w:name="_Toc448228809"/>
      <w:bookmarkStart w:id="75" w:name="_Toc447810456"/>
      <w:bookmarkStart w:id="76" w:name="_Toc448128718"/>
      <w:bookmarkStart w:id="77" w:name="_Toc448129467"/>
      <w:bookmarkStart w:id="78" w:name="_Toc448129819"/>
      <w:bookmarkStart w:id="79" w:name="_Toc448228810"/>
      <w:bookmarkStart w:id="80" w:name="_Toc447810457"/>
      <w:bookmarkStart w:id="81" w:name="_Toc448128719"/>
      <w:bookmarkStart w:id="82" w:name="_Toc448129468"/>
      <w:bookmarkStart w:id="83" w:name="_Toc448129820"/>
      <w:bookmarkStart w:id="84" w:name="_Toc448228811"/>
      <w:bookmarkStart w:id="85" w:name="_Toc447810458"/>
      <w:bookmarkStart w:id="86" w:name="_Toc448128720"/>
      <w:bookmarkStart w:id="87" w:name="_Toc448129469"/>
      <w:bookmarkStart w:id="88" w:name="_Toc448129821"/>
      <w:bookmarkStart w:id="89" w:name="_Toc448228812"/>
      <w:bookmarkStart w:id="90" w:name="_Toc447810459"/>
      <w:bookmarkStart w:id="91" w:name="_Toc448128721"/>
      <w:bookmarkStart w:id="92" w:name="_Toc448129470"/>
      <w:bookmarkStart w:id="93" w:name="_Toc448129822"/>
      <w:bookmarkStart w:id="94" w:name="_Toc448228813"/>
      <w:bookmarkStart w:id="95" w:name="_Toc447810460"/>
      <w:bookmarkStart w:id="96" w:name="_Toc448128722"/>
      <w:bookmarkStart w:id="97" w:name="_Toc448129471"/>
      <w:bookmarkStart w:id="98" w:name="_Toc448129823"/>
      <w:bookmarkStart w:id="99" w:name="_Toc448228814"/>
      <w:bookmarkStart w:id="100" w:name="_Toc447810461"/>
      <w:bookmarkStart w:id="101" w:name="_Toc448128723"/>
      <w:bookmarkStart w:id="102" w:name="_Toc448129472"/>
      <w:bookmarkStart w:id="103" w:name="_Toc448129824"/>
      <w:bookmarkStart w:id="104" w:name="_Toc448228815"/>
      <w:bookmarkStart w:id="105" w:name="_Toc447810462"/>
      <w:bookmarkStart w:id="106" w:name="_Toc448128724"/>
      <w:bookmarkStart w:id="107" w:name="_Toc448129473"/>
      <w:bookmarkStart w:id="108" w:name="_Toc448129825"/>
      <w:bookmarkStart w:id="109" w:name="_Toc448228816"/>
      <w:bookmarkStart w:id="110" w:name="_Toc447810463"/>
      <w:bookmarkStart w:id="111" w:name="_Toc448128725"/>
      <w:bookmarkStart w:id="112" w:name="_Toc448129474"/>
      <w:bookmarkStart w:id="113" w:name="_Toc448129826"/>
      <w:bookmarkStart w:id="114" w:name="_Toc448228817"/>
      <w:bookmarkStart w:id="115" w:name="_Toc447810464"/>
      <w:bookmarkStart w:id="116" w:name="_Toc448128726"/>
      <w:bookmarkStart w:id="117" w:name="_Toc448129475"/>
      <w:bookmarkStart w:id="118" w:name="_Toc448129827"/>
      <w:bookmarkStart w:id="119" w:name="_Toc448228818"/>
      <w:bookmarkStart w:id="120" w:name="_Toc447810465"/>
      <w:bookmarkStart w:id="121" w:name="_Toc448128727"/>
      <w:bookmarkStart w:id="122" w:name="_Toc448129476"/>
      <w:bookmarkStart w:id="123" w:name="_Toc448129828"/>
      <w:bookmarkStart w:id="124" w:name="_Toc448228819"/>
      <w:bookmarkStart w:id="125" w:name="_Toc447810466"/>
      <w:bookmarkStart w:id="126" w:name="_Toc448128728"/>
      <w:bookmarkStart w:id="127" w:name="_Toc448129477"/>
      <w:bookmarkStart w:id="128" w:name="_Toc448129829"/>
      <w:bookmarkStart w:id="129" w:name="_Toc448228820"/>
      <w:bookmarkStart w:id="130" w:name="_Toc458515008"/>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206142">
        <w:rPr>
          <w:color w:val="auto"/>
        </w:rPr>
        <w:t>Utility Requirements</w:t>
      </w:r>
      <w:bookmarkEnd w:id="130"/>
      <w:r w:rsidR="001E6448">
        <w:rPr>
          <w:color w:val="auto"/>
        </w:rPr>
        <w:t>.</w:t>
      </w:r>
      <w:bookmarkStart w:id="131" w:name="_Toc453227653"/>
      <w:bookmarkStart w:id="132" w:name="_Toc458514753"/>
      <w:bookmarkStart w:id="133" w:name="_Toc458515009"/>
      <w:bookmarkEnd w:id="131"/>
      <w:bookmarkEnd w:id="132"/>
      <w:bookmarkEnd w:id="133"/>
    </w:p>
    <w:p w14:paraId="44D92AF2" w14:textId="77777777" w:rsidR="00486554" w:rsidRDefault="00486554" w:rsidP="00BE4F4D">
      <w:pPr>
        <w:rPr>
          <w:snapToGrid w:val="0"/>
          <w:szCs w:val="24"/>
          <w:lang w:eastAsia="en-US"/>
        </w:rPr>
      </w:pPr>
      <w:r w:rsidRPr="0031308B">
        <w:rPr>
          <w:snapToGrid w:val="0"/>
          <w:szCs w:val="24"/>
          <w:lang w:eastAsia="en-US"/>
        </w:rPr>
        <w:t>T</w:t>
      </w:r>
      <w:r>
        <w:rPr>
          <w:snapToGrid w:val="0"/>
          <w:szCs w:val="24"/>
          <w:lang w:eastAsia="en-US"/>
        </w:rPr>
        <w:t>he following utilities will be made available prior to installment.</w:t>
      </w:r>
    </w:p>
    <w:p w14:paraId="4562ACA6" w14:textId="77777777" w:rsidR="004C416A" w:rsidRDefault="004C416A" w:rsidP="00BE4F4D">
      <w:pPr>
        <w:rPr>
          <w:snapToGrid w:val="0"/>
          <w:szCs w:val="24"/>
          <w:lang w:eastAsia="en-US"/>
        </w:rPr>
      </w:pPr>
    </w:p>
    <w:tbl>
      <w:tblPr>
        <w:tblW w:w="464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3"/>
        <w:gridCol w:w="5562"/>
      </w:tblGrid>
      <w:tr w:rsidR="004C416A" w:rsidRPr="00A35CCF" w14:paraId="5E85EBB8" w14:textId="77777777" w:rsidTr="00AF133E">
        <w:trPr>
          <w:trHeight w:val="699"/>
        </w:trPr>
        <w:tc>
          <w:tcPr>
            <w:tcW w:w="2184" w:type="pct"/>
          </w:tcPr>
          <w:p w14:paraId="75862C2D" w14:textId="77777777" w:rsidR="004C416A" w:rsidRPr="00A35CCF" w:rsidRDefault="004C416A" w:rsidP="00942598">
            <w:pPr>
              <w:rPr>
                <w:b/>
                <w:color w:val="000000" w:themeColor="text1"/>
                <w:szCs w:val="24"/>
              </w:rPr>
            </w:pPr>
          </w:p>
          <w:p w14:paraId="3759AC50" w14:textId="77777777" w:rsidR="004C416A" w:rsidRPr="00A35CCF" w:rsidRDefault="004C416A" w:rsidP="00942598">
            <w:pPr>
              <w:rPr>
                <w:b/>
                <w:color w:val="000000" w:themeColor="text1"/>
                <w:szCs w:val="24"/>
              </w:rPr>
            </w:pPr>
            <w:r w:rsidRPr="00A35CCF">
              <w:rPr>
                <w:b/>
                <w:color w:val="000000" w:themeColor="text1"/>
                <w:szCs w:val="24"/>
              </w:rPr>
              <w:t xml:space="preserve">           Utility</w:t>
            </w:r>
          </w:p>
        </w:tc>
        <w:tc>
          <w:tcPr>
            <w:tcW w:w="2816" w:type="pct"/>
          </w:tcPr>
          <w:p w14:paraId="06345D8C" w14:textId="77777777" w:rsidR="004C416A" w:rsidRPr="00A35CCF" w:rsidRDefault="004C416A" w:rsidP="00942598">
            <w:pPr>
              <w:rPr>
                <w:b/>
                <w:color w:val="000000" w:themeColor="text1"/>
                <w:szCs w:val="24"/>
              </w:rPr>
            </w:pPr>
            <w:r w:rsidRPr="00A35CCF">
              <w:rPr>
                <w:b/>
                <w:color w:val="000000" w:themeColor="text1"/>
                <w:szCs w:val="24"/>
              </w:rPr>
              <w:t xml:space="preserve">     </w:t>
            </w:r>
          </w:p>
          <w:p w14:paraId="21F5673A" w14:textId="77777777" w:rsidR="004C416A" w:rsidRPr="00A35CCF" w:rsidRDefault="004C416A" w:rsidP="00942598">
            <w:pPr>
              <w:rPr>
                <w:b/>
                <w:color w:val="000000" w:themeColor="text1"/>
                <w:szCs w:val="24"/>
              </w:rPr>
            </w:pPr>
            <w:r w:rsidRPr="00A35CCF">
              <w:rPr>
                <w:b/>
                <w:color w:val="000000" w:themeColor="text1"/>
                <w:szCs w:val="24"/>
              </w:rPr>
              <w:t xml:space="preserve">         Requirements   </w:t>
            </w:r>
          </w:p>
        </w:tc>
      </w:tr>
      <w:tr w:rsidR="004C416A" w:rsidRPr="00A35CCF" w14:paraId="4162CAD7" w14:textId="77777777" w:rsidTr="00AF133E">
        <w:trPr>
          <w:trHeight w:val="2825"/>
        </w:trPr>
        <w:tc>
          <w:tcPr>
            <w:tcW w:w="2184" w:type="pct"/>
          </w:tcPr>
          <w:p w14:paraId="52B0CEE7" w14:textId="77777777" w:rsidR="004C416A" w:rsidRPr="00A35CCF" w:rsidRDefault="004C416A" w:rsidP="00942598">
            <w:pPr>
              <w:rPr>
                <w:color w:val="000000" w:themeColor="text1"/>
                <w:szCs w:val="24"/>
              </w:rPr>
            </w:pPr>
            <w:r w:rsidRPr="00A35CCF">
              <w:rPr>
                <w:color w:val="000000" w:themeColor="text1"/>
                <w:szCs w:val="24"/>
              </w:rPr>
              <w:t xml:space="preserve"> </w:t>
            </w:r>
          </w:p>
          <w:p w14:paraId="63FE64AF" w14:textId="77777777" w:rsidR="004C416A" w:rsidRPr="00A35CCF" w:rsidRDefault="004C416A" w:rsidP="00942598">
            <w:pPr>
              <w:rPr>
                <w:color w:val="000000" w:themeColor="text1"/>
                <w:szCs w:val="24"/>
              </w:rPr>
            </w:pPr>
            <w:r w:rsidRPr="00A35CCF">
              <w:rPr>
                <w:color w:val="000000" w:themeColor="text1"/>
                <w:szCs w:val="24"/>
              </w:rPr>
              <w:t>Steam</w:t>
            </w:r>
          </w:p>
          <w:p w14:paraId="31697593" w14:textId="77777777" w:rsidR="004C416A" w:rsidRPr="00A35CCF" w:rsidRDefault="004C416A" w:rsidP="00942598">
            <w:pPr>
              <w:rPr>
                <w:color w:val="000000" w:themeColor="text1"/>
                <w:szCs w:val="24"/>
              </w:rPr>
            </w:pPr>
          </w:p>
          <w:p w14:paraId="35D066BD" w14:textId="77777777" w:rsidR="004C416A" w:rsidRPr="00A35CCF" w:rsidRDefault="004C416A" w:rsidP="00942598">
            <w:pPr>
              <w:rPr>
                <w:color w:val="000000" w:themeColor="text1"/>
                <w:szCs w:val="24"/>
              </w:rPr>
            </w:pPr>
            <w:r w:rsidRPr="00A35CCF">
              <w:rPr>
                <w:color w:val="000000" w:themeColor="text1"/>
                <w:szCs w:val="24"/>
              </w:rPr>
              <w:t>Hot water</w:t>
            </w:r>
          </w:p>
          <w:p w14:paraId="17022E70" w14:textId="77777777" w:rsidR="004C416A" w:rsidRPr="00A35CCF" w:rsidRDefault="004C416A" w:rsidP="00942598">
            <w:pPr>
              <w:rPr>
                <w:color w:val="000000" w:themeColor="text1"/>
                <w:szCs w:val="24"/>
              </w:rPr>
            </w:pPr>
          </w:p>
          <w:p w14:paraId="49BC46FE" w14:textId="77777777" w:rsidR="004C416A" w:rsidRPr="00A35CCF" w:rsidRDefault="004C416A" w:rsidP="00942598">
            <w:pPr>
              <w:rPr>
                <w:color w:val="000000" w:themeColor="text1"/>
                <w:szCs w:val="24"/>
              </w:rPr>
            </w:pPr>
            <w:r w:rsidRPr="00A35CCF">
              <w:rPr>
                <w:color w:val="000000" w:themeColor="text1"/>
                <w:szCs w:val="24"/>
              </w:rPr>
              <w:t>Cooling water</w:t>
            </w:r>
          </w:p>
          <w:p w14:paraId="56FC62FA" w14:textId="77777777" w:rsidR="004C416A" w:rsidRPr="00A35CCF" w:rsidRDefault="004C416A" w:rsidP="00942598">
            <w:pPr>
              <w:rPr>
                <w:color w:val="000000" w:themeColor="text1"/>
                <w:szCs w:val="24"/>
              </w:rPr>
            </w:pPr>
          </w:p>
          <w:p w14:paraId="2B6DEF75" w14:textId="77777777" w:rsidR="004C416A" w:rsidRPr="00A35CCF" w:rsidRDefault="004C416A" w:rsidP="00942598">
            <w:pPr>
              <w:rPr>
                <w:color w:val="000000" w:themeColor="text1"/>
                <w:szCs w:val="24"/>
              </w:rPr>
            </w:pPr>
            <w:r w:rsidRPr="00A35CCF">
              <w:rPr>
                <w:color w:val="000000" w:themeColor="text1"/>
                <w:szCs w:val="24"/>
              </w:rPr>
              <w:t>Chilled water</w:t>
            </w:r>
          </w:p>
          <w:p w14:paraId="33881ECA" w14:textId="77777777" w:rsidR="004C416A" w:rsidRPr="00A35CCF" w:rsidRDefault="004C416A" w:rsidP="00942598">
            <w:pPr>
              <w:rPr>
                <w:color w:val="000000" w:themeColor="text1"/>
                <w:szCs w:val="24"/>
              </w:rPr>
            </w:pPr>
          </w:p>
          <w:p w14:paraId="08120992" w14:textId="77777777" w:rsidR="004C416A" w:rsidRDefault="004C416A" w:rsidP="00942598">
            <w:pPr>
              <w:rPr>
                <w:color w:val="000000" w:themeColor="text1"/>
                <w:szCs w:val="24"/>
              </w:rPr>
            </w:pPr>
            <w:r w:rsidRPr="00A35CCF">
              <w:rPr>
                <w:color w:val="000000" w:themeColor="text1"/>
                <w:szCs w:val="24"/>
              </w:rPr>
              <w:t xml:space="preserve">Chilled brine </w:t>
            </w:r>
          </w:p>
          <w:p w14:paraId="3705E5E1" w14:textId="77777777" w:rsidR="004C416A" w:rsidRDefault="004C416A" w:rsidP="00942598">
            <w:pPr>
              <w:rPr>
                <w:color w:val="000000" w:themeColor="text1"/>
                <w:szCs w:val="24"/>
              </w:rPr>
            </w:pPr>
          </w:p>
          <w:p w14:paraId="7850B948" w14:textId="77777777" w:rsidR="004C416A" w:rsidRDefault="004C416A" w:rsidP="00942598">
            <w:pPr>
              <w:rPr>
                <w:color w:val="000000" w:themeColor="text1"/>
                <w:szCs w:val="24"/>
              </w:rPr>
            </w:pPr>
            <w:r>
              <w:rPr>
                <w:color w:val="000000" w:themeColor="text1"/>
                <w:szCs w:val="24"/>
              </w:rPr>
              <w:t>Process Air</w:t>
            </w:r>
          </w:p>
          <w:p w14:paraId="4BE10979" w14:textId="77777777" w:rsidR="004C416A" w:rsidRDefault="004C416A" w:rsidP="00942598">
            <w:pPr>
              <w:rPr>
                <w:color w:val="000000" w:themeColor="text1"/>
                <w:szCs w:val="24"/>
              </w:rPr>
            </w:pPr>
          </w:p>
          <w:p w14:paraId="13354CCA" w14:textId="77777777" w:rsidR="004C416A" w:rsidRPr="00A35CCF" w:rsidRDefault="004C416A" w:rsidP="00942598">
            <w:pPr>
              <w:rPr>
                <w:color w:val="000000" w:themeColor="text1"/>
                <w:szCs w:val="24"/>
              </w:rPr>
            </w:pPr>
            <w:r>
              <w:rPr>
                <w:color w:val="000000" w:themeColor="text1"/>
                <w:szCs w:val="24"/>
              </w:rPr>
              <w:t>Instrument Air</w:t>
            </w:r>
            <w:r w:rsidRPr="00A35CCF">
              <w:rPr>
                <w:color w:val="000000" w:themeColor="text1"/>
                <w:szCs w:val="24"/>
              </w:rPr>
              <w:t xml:space="preserve">                                                                                                                                      </w:t>
            </w:r>
          </w:p>
        </w:tc>
        <w:tc>
          <w:tcPr>
            <w:tcW w:w="2816" w:type="pct"/>
          </w:tcPr>
          <w:p w14:paraId="7ECF8F16" w14:textId="77777777" w:rsidR="004C416A" w:rsidRPr="00A35CCF" w:rsidRDefault="004C416A" w:rsidP="00942598">
            <w:pPr>
              <w:ind w:left="450"/>
              <w:rPr>
                <w:szCs w:val="24"/>
              </w:rPr>
            </w:pPr>
          </w:p>
          <w:p w14:paraId="7BB1378C" w14:textId="77777777" w:rsidR="004C416A" w:rsidRPr="00A35CCF" w:rsidRDefault="004C416A" w:rsidP="004C416A">
            <w:pPr>
              <w:numPr>
                <w:ilvl w:val="0"/>
                <w:numId w:val="47"/>
              </w:numPr>
              <w:rPr>
                <w:szCs w:val="24"/>
              </w:rPr>
            </w:pPr>
            <w:r w:rsidRPr="00A35CCF">
              <w:rPr>
                <w:szCs w:val="24"/>
              </w:rPr>
              <w:t xml:space="preserve">To </w:t>
            </w:r>
            <w:proofErr w:type="gramStart"/>
            <w:r w:rsidRPr="00A35CCF">
              <w:rPr>
                <w:szCs w:val="24"/>
              </w:rPr>
              <w:t>achieve  150</w:t>
            </w:r>
            <w:proofErr w:type="gramEnd"/>
            <w:r w:rsidRPr="00A35CCF">
              <w:rPr>
                <w:szCs w:val="24"/>
              </w:rPr>
              <w:t xml:space="preserve">°C        </w:t>
            </w:r>
          </w:p>
          <w:p w14:paraId="58AD001A" w14:textId="77777777" w:rsidR="004C416A" w:rsidRPr="00A35CCF" w:rsidRDefault="004C416A" w:rsidP="00942598">
            <w:pPr>
              <w:rPr>
                <w:szCs w:val="24"/>
              </w:rPr>
            </w:pPr>
          </w:p>
          <w:p w14:paraId="7FE9C43A" w14:textId="77777777" w:rsidR="004C416A" w:rsidRPr="00A35CCF" w:rsidRDefault="004C416A" w:rsidP="004C416A">
            <w:pPr>
              <w:numPr>
                <w:ilvl w:val="0"/>
                <w:numId w:val="47"/>
              </w:numPr>
              <w:rPr>
                <w:szCs w:val="24"/>
              </w:rPr>
            </w:pPr>
            <w:r w:rsidRPr="00A35CCF">
              <w:rPr>
                <w:szCs w:val="24"/>
              </w:rPr>
              <w:t xml:space="preserve">80 to 90°C </w:t>
            </w:r>
          </w:p>
          <w:p w14:paraId="4619DCA8" w14:textId="77777777" w:rsidR="004C416A" w:rsidRPr="00A35CCF" w:rsidRDefault="004C416A" w:rsidP="00942598">
            <w:pPr>
              <w:tabs>
                <w:tab w:val="left" w:pos="423"/>
              </w:tabs>
              <w:rPr>
                <w:szCs w:val="24"/>
              </w:rPr>
            </w:pPr>
            <w:r w:rsidRPr="00A35CCF">
              <w:rPr>
                <w:szCs w:val="24"/>
              </w:rPr>
              <w:tab/>
            </w:r>
          </w:p>
          <w:p w14:paraId="6932EEF9" w14:textId="77777777" w:rsidR="004C416A" w:rsidRPr="00A35CCF" w:rsidRDefault="004C416A" w:rsidP="004C416A">
            <w:pPr>
              <w:numPr>
                <w:ilvl w:val="0"/>
                <w:numId w:val="47"/>
              </w:numPr>
              <w:rPr>
                <w:szCs w:val="24"/>
              </w:rPr>
            </w:pPr>
            <w:r w:rsidRPr="00A35CCF">
              <w:rPr>
                <w:szCs w:val="24"/>
              </w:rPr>
              <w:t xml:space="preserve">25 to 35°C </w:t>
            </w:r>
          </w:p>
          <w:p w14:paraId="6206AD68" w14:textId="77777777" w:rsidR="004C416A" w:rsidRPr="00A35CCF" w:rsidRDefault="004C416A" w:rsidP="00942598">
            <w:pPr>
              <w:tabs>
                <w:tab w:val="left" w:pos="595"/>
              </w:tabs>
              <w:rPr>
                <w:szCs w:val="24"/>
              </w:rPr>
            </w:pPr>
            <w:r w:rsidRPr="00A35CCF">
              <w:rPr>
                <w:szCs w:val="24"/>
              </w:rPr>
              <w:tab/>
            </w:r>
          </w:p>
          <w:p w14:paraId="35375EA6" w14:textId="77777777" w:rsidR="004C416A" w:rsidRPr="00A35CCF" w:rsidRDefault="004C416A" w:rsidP="004C416A">
            <w:pPr>
              <w:numPr>
                <w:ilvl w:val="0"/>
                <w:numId w:val="47"/>
              </w:numPr>
              <w:rPr>
                <w:szCs w:val="24"/>
              </w:rPr>
            </w:pPr>
            <w:r w:rsidRPr="00A35CCF">
              <w:rPr>
                <w:szCs w:val="24"/>
              </w:rPr>
              <w:t xml:space="preserve">10 to 15°C </w:t>
            </w:r>
          </w:p>
          <w:p w14:paraId="2836E76A" w14:textId="77777777" w:rsidR="004C416A" w:rsidRPr="00A35CCF" w:rsidRDefault="004C416A" w:rsidP="00942598">
            <w:pPr>
              <w:tabs>
                <w:tab w:val="left" w:pos="830"/>
              </w:tabs>
              <w:rPr>
                <w:szCs w:val="24"/>
              </w:rPr>
            </w:pPr>
            <w:r w:rsidRPr="00A35CCF">
              <w:rPr>
                <w:szCs w:val="24"/>
              </w:rPr>
              <w:tab/>
            </w:r>
          </w:p>
          <w:p w14:paraId="5D589091" w14:textId="77777777" w:rsidR="004C416A" w:rsidRPr="003915B9" w:rsidRDefault="004C416A" w:rsidP="004C416A">
            <w:pPr>
              <w:numPr>
                <w:ilvl w:val="0"/>
                <w:numId w:val="47"/>
              </w:numPr>
              <w:rPr>
                <w:color w:val="000000" w:themeColor="text1"/>
                <w:szCs w:val="24"/>
              </w:rPr>
            </w:pPr>
            <w:r w:rsidRPr="00A35CCF">
              <w:rPr>
                <w:szCs w:val="24"/>
              </w:rPr>
              <w:t>-20 to -25°C</w:t>
            </w:r>
          </w:p>
          <w:p w14:paraId="29AEFA52" w14:textId="77777777" w:rsidR="004C416A" w:rsidRPr="003915B9" w:rsidRDefault="004C416A" w:rsidP="00942598">
            <w:pPr>
              <w:rPr>
                <w:szCs w:val="24"/>
              </w:rPr>
            </w:pPr>
            <w:r w:rsidRPr="003915B9">
              <w:rPr>
                <w:szCs w:val="24"/>
              </w:rPr>
              <w:t xml:space="preserve">                                                                    </w:t>
            </w:r>
          </w:p>
          <w:p w14:paraId="38C5E7FE" w14:textId="77777777" w:rsidR="004C416A" w:rsidRPr="001B164D" w:rsidRDefault="004C416A" w:rsidP="004C416A">
            <w:pPr>
              <w:numPr>
                <w:ilvl w:val="0"/>
                <w:numId w:val="47"/>
              </w:numPr>
              <w:rPr>
                <w:color w:val="000000" w:themeColor="text1"/>
                <w:szCs w:val="24"/>
              </w:rPr>
            </w:pPr>
            <w:r>
              <w:rPr>
                <w:szCs w:val="24"/>
              </w:rPr>
              <w:t xml:space="preserve"> 2.8 bar</w:t>
            </w:r>
            <w:r w:rsidRPr="00A35CCF">
              <w:rPr>
                <w:szCs w:val="24"/>
              </w:rPr>
              <w:t xml:space="preserve"> </w:t>
            </w:r>
            <w:r>
              <w:rPr>
                <w:szCs w:val="24"/>
              </w:rPr>
              <w:t>to 3.0 bar</w:t>
            </w:r>
          </w:p>
          <w:p w14:paraId="1B61CAB3" w14:textId="77777777" w:rsidR="004C416A" w:rsidRDefault="004C416A" w:rsidP="00942598">
            <w:pPr>
              <w:pStyle w:val="ListParagraph"/>
              <w:rPr>
                <w:szCs w:val="24"/>
              </w:rPr>
            </w:pPr>
          </w:p>
          <w:p w14:paraId="11A9FD30" w14:textId="77777777" w:rsidR="004C416A" w:rsidRPr="00A35CCF" w:rsidRDefault="004C416A" w:rsidP="004C416A">
            <w:pPr>
              <w:numPr>
                <w:ilvl w:val="0"/>
                <w:numId w:val="47"/>
              </w:numPr>
              <w:rPr>
                <w:color w:val="000000" w:themeColor="text1"/>
                <w:szCs w:val="24"/>
              </w:rPr>
            </w:pPr>
            <w:r>
              <w:rPr>
                <w:szCs w:val="24"/>
              </w:rPr>
              <w:t xml:space="preserve"> 5.5bar to 6.0 bar</w:t>
            </w:r>
            <w:r w:rsidRPr="00A35CCF">
              <w:rPr>
                <w:szCs w:val="24"/>
              </w:rPr>
              <w:t xml:space="preserve">                                                                </w:t>
            </w:r>
          </w:p>
        </w:tc>
      </w:tr>
      <w:tr w:rsidR="004C416A" w:rsidRPr="00A35CCF" w14:paraId="5555129B" w14:textId="77777777" w:rsidTr="00AF133E">
        <w:trPr>
          <w:trHeight w:val="1079"/>
        </w:trPr>
        <w:tc>
          <w:tcPr>
            <w:tcW w:w="2184" w:type="pct"/>
          </w:tcPr>
          <w:p w14:paraId="060C80FC" w14:textId="77777777" w:rsidR="004C416A" w:rsidRPr="00A35CCF" w:rsidRDefault="004C416A" w:rsidP="00942598">
            <w:pPr>
              <w:rPr>
                <w:color w:val="000000" w:themeColor="text1"/>
                <w:szCs w:val="24"/>
              </w:rPr>
            </w:pPr>
            <w:r w:rsidRPr="00A35CCF">
              <w:rPr>
                <w:iCs/>
                <w:szCs w:val="24"/>
              </w:rPr>
              <w:t xml:space="preserve">                                                                    . Utility required for the jacket</w:t>
            </w:r>
          </w:p>
        </w:tc>
        <w:tc>
          <w:tcPr>
            <w:tcW w:w="2816" w:type="pct"/>
          </w:tcPr>
          <w:p w14:paraId="28BD0616" w14:textId="77777777" w:rsidR="004C416A" w:rsidRPr="00A35CCF" w:rsidRDefault="004C416A" w:rsidP="00942598">
            <w:pPr>
              <w:ind w:left="720"/>
              <w:rPr>
                <w:szCs w:val="24"/>
              </w:rPr>
            </w:pPr>
          </w:p>
          <w:p w14:paraId="769F38DB" w14:textId="77777777" w:rsidR="004C416A" w:rsidRPr="00A35CCF" w:rsidRDefault="004C416A" w:rsidP="004C416A">
            <w:pPr>
              <w:numPr>
                <w:ilvl w:val="0"/>
                <w:numId w:val="48"/>
              </w:numPr>
              <w:rPr>
                <w:szCs w:val="24"/>
              </w:rPr>
            </w:pPr>
            <w:r w:rsidRPr="00A35CCF">
              <w:rPr>
                <w:szCs w:val="24"/>
              </w:rPr>
              <w:t>Steam, Hot water, Cooling water, Chilled water, Chilled brine.</w:t>
            </w:r>
          </w:p>
        </w:tc>
      </w:tr>
      <w:tr w:rsidR="004C416A" w:rsidRPr="00A35CCF" w14:paraId="1A906E6C" w14:textId="77777777" w:rsidTr="00AF133E">
        <w:trPr>
          <w:trHeight w:val="1214"/>
        </w:trPr>
        <w:tc>
          <w:tcPr>
            <w:tcW w:w="2184" w:type="pct"/>
          </w:tcPr>
          <w:p w14:paraId="3BB7B7A0" w14:textId="77777777" w:rsidR="004C416A" w:rsidRPr="00A35CCF" w:rsidRDefault="004C416A" w:rsidP="00942598">
            <w:pPr>
              <w:rPr>
                <w:iCs/>
                <w:szCs w:val="24"/>
              </w:rPr>
            </w:pPr>
            <w:r w:rsidRPr="00A35CCF">
              <w:rPr>
                <w:iCs/>
                <w:szCs w:val="24"/>
              </w:rPr>
              <w:lastRenderedPageBreak/>
              <w:t xml:space="preserve">                                                                        </w:t>
            </w:r>
          </w:p>
          <w:p w14:paraId="120C3D82" w14:textId="77777777" w:rsidR="004C416A" w:rsidRPr="00A35CCF" w:rsidRDefault="004C416A" w:rsidP="00942598">
            <w:pPr>
              <w:rPr>
                <w:iCs/>
                <w:szCs w:val="24"/>
              </w:rPr>
            </w:pPr>
          </w:p>
          <w:p w14:paraId="7AA06988" w14:textId="77777777" w:rsidR="004C416A" w:rsidRPr="00A35CCF" w:rsidRDefault="004C416A" w:rsidP="00942598">
            <w:pPr>
              <w:rPr>
                <w:color w:val="000000" w:themeColor="text1"/>
                <w:szCs w:val="24"/>
              </w:rPr>
            </w:pPr>
            <w:r w:rsidRPr="00A35CCF">
              <w:rPr>
                <w:iCs/>
                <w:szCs w:val="24"/>
              </w:rPr>
              <w:t>Power available</w:t>
            </w:r>
          </w:p>
        </w:tc>
        <w:tc>
          <w:tcPr>
            <w:tcW w:w="2816" w:type="pct"/>
          </w:tcPr>
          <w:p w14:paraId="76FD8748" w14:textId="77777777" w:rsidR="004C416A" w:rsidRPr="00A35CCF" w:rsidRDefault="004C416A" w:rsidP="00942598">
            <w:pPr>
              <w:ind w:left="720"/>
              <w:rPr>
                <w:szCs w:val="24"/>
              </w:rPr>
            </w:pPr>
          </w:p>
          <w:p w14:paraId="773BBF2D" w14:textId="77777777" w:rsidR="004C416A" w:rsidRPr="00A35CCF" w:rsidRDefault="004C416A" w:rsidP="00942598">
            <w:pPr>
              <w:ind w:left="450"/>
              <w:rPr>
                <w:szCs w:val="24"/>
              </w:rPr>
            </w:pPr>
          </w:p>
          <w:p w14:paraId="4A222273" w14:textId="77777777" w:rsidR="004C416A" w:rsidRPr="00A35CCF" w:rsidRDefault="004C416A" w:rsidP="004C416A">
            <w:pPr>
              <w:numPr>
                <w:ilvl w:val="0"/>
                <w:numId w:val="48"/>
              </w:numPr>
              <w:rPr>
                <w:szCs w:val="24"/>
              </w:rPr>
            </w:pPr>
            <w:r w:rsidRPr="00A35CCF">
              <w:rPr>
                <w:bCs/>
                <w:smallCaps/>
                <w:spacing w:val="5"/>
                <w:szCs w:val="24"/>
              </w:rPr>
              <w:t xml:space="preserve">415 V+/-10%, 3 </w:t>
            </w:r>
            <w:r w:rsidRPr="00A35CCF">
              <w:rPr>
                <w:szCs w:val="24"/>
              </w:rPr>
              <w:t>Phase</w:t>
            </w:r>
            <w:r w:rsidRPr="00A35CCF">
              <w:rPr>
                <w:bCs/>
                <w:smallCaps/>
                <w:spacing w:val="5"/>
                <w:szCs w:val="24"/>
              </w:rPr>
              <w:t>, 50+/- 5% Hz</w:t>
            </w:r>
          </w:p>
        </w:tc>
      </w:tr>
    </w:tbl>
    <w:p w14:paraId="31E8D424" w14:textId="77777777" w:rsidR="004C416A" w:rsidRPr="00F26127" w:rsidRDefault="004C416A" w:rsidP="004C416A">
      <w:pPr>
        <w:rPr>
          <w:iCs/>
        </w:rPr>
      </w:pPr>
    </w:p>
    <w:p w14:paraId="5A516692" w14:textId="77777777" w:rsidR="00486554" w:rsidRDefault="00486554" w:rsidP="00BE4F4D">
      <w:pPr>
        <w:rPr>
          <w:snapToGrid w:val="0"/>
          <w:szCs w:val="24"/>
          <w:lang w:eastAsia="en-US"/>
        </w:rPr>
      </w:pPr>
    </w:p>
    <w:p w14:paraId="0A25E7C3" w14:textId="04A47337" w:rsidR="00A81EB4" w:rsidRDefault="005829FC">
      <w:pPr>
        <w:pStyle w:val="Heading1"/>
        <w:numPr>
          <w:ilvl w:val="0"/>
          <w:numId w:val="10"/>
        </w:numPr>
        <w:spacing w:line="360" w:lineRule="auto"/>
        <w:rPr>
          <w:color w:val="auto"/>
        </w:rPr>
      </w:pPr>
      <w:r w:rsidRPr="00206142">
        <w:rPr>
          <w:color w:val="auto"/>
        </w:rPr>
        <w:t xml:space="preserve"> </w:t>
      </w:r>
      <w:bookmarkStart w:id="134" w:name="_Toc458515010"/>
      <w:r w:rsidRPr="00206142">
        <w:rPr>
          <w:color w:val="auto"/>
        </w:rPr>
        <w:t>Other Requirement</w:t>
      </w:r>
      <w:r w:rsidR="00A81EB4">
        <w:rPr>
          <w:color w:val="auto"/>
        </w:rPr>
        <w:t>s</w:t>
      </w:r>
      <w:bookmarkEnd w:id="134"/>
      <w:r w:rsidR="001E6448">
        <w:rPr>
          <w:color w:val="auto"/>
        </w:rPr>
        <w:t>.</w:t>
      </w:r>
    </w:p>
    <w:p w14:paraId="6B38E0C1" w14:textId="77777777" w:rsidR="00A81EB4" w:rsidRDefault="00A81EB4" w:rsidP="00206142">
      <w:pPr>
        <w:pStyle w:val="ListParagraph"/>
        <w:numPr>
          <w:ilvl w:val="0"/>
          <w:numId w:val="29"/>
        </w:numPr>
        <w:spacing w:line="360" w:lineRule="auto"/>
        <w:ind w:hanging="630"/>
      </w:pPr>
      <w:r w:rsidRPr="00206142">
        <w:rPr>
          <w:b/>
        </w:rPr>
        <w:t xml:space="preserve">Cleaning Requirements  </w:t>
      </w:r>
    </w:p>
    <w:p w14:paraId="00133FCF" w14:textId="77777777" w:rsidR="00A81EB4" w:rsidRPr="00A81EB4" w:rsidRDefault="00A81EB4" w:rsidP="00206142">
      <w:pPr>
        <w:tabs>
          <w:tab w:val="left" w:pos="1620"/>
        </w:tabs>
        <w:ind w:left="1620"/>
        <w:jc w:val="both"/>
        <w:rPr>
          <w:szCs w:val="24"/>
        </w:rPr>
      </w:pPr>
      <w:r w:rsidRPr="00A81EB4">
        <w:rPr>
          <w:szCs w:val="24"/>
        </w:rPr>
        <w:t>The equipment should include an integrated CIP system.</w:t>
      </w:r>
    </w:p>
    <w:p w14:paraId="7D8386B1" w14:textId="77777777" w:rsidR="00A81EB4" w:rsidRPr="00A81EB4" w:rsidRDefault="00A81EB4" w:rsidP="00206142">
      <w:pPr>
        <w:ind w:left="1620"/>
        <w:jc w:val="both"/>
        <w:rPr>
          <w:szCs w:val="24"/>
        </w:rPr>
      </w:pPr>
    </w:p>
    <w:p w14:paraId="39D331BC"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device</w:t>
      </w:r>
      <w:proofErr w:type="gramEnd"/>
      <w:r w:rsidRPr="00A81EB4">
        <w:rPr>
          <w:szCs w:val="24"/>
        </w:rPr>
        <w:t xml:space="preserve"> should effectively clean all the nozzles and projections into the Process vessel. </w:t>
      </w:r>
    </w:p>
    <w:p w14:paraId="7627BD1B"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MOC of Spray device should be SS 316L. </w:t>
      </w:r>
    </w:p>
    <w:p w14:paraId="6D8E9D68"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Performance of Spray nozzle should not be affected by </w:t>
      </w:r>
      <w:r w:rsidRPr="00206142">
        <w:rPr>
          <w:szCs w:val="24"/>
        </w:rPr>
        <w:t>+</w:t>
      </w:r>
      <w:r w:rsidRPr="00A81EB4">
        <w:rPr>
          <w:szCs w:val="24"/>
        </w:rPr>
        <w:t xml:space="preserve">20% in flow rate or </w:t>
      </w:r>
      <w:r w:rsidRPr="00206142">
        <w:rPr>
          <w:szCs w:val="24"/>
        </w:rPr>
        <w:t>+</w:t>
      </w:r>
      <w:r w:rsidRPr="00A81EB4">
        <w:rPr>
          <w:szCs w:val="24"/>
        </w:rPr>
        <w:t xml:space="preserve"> 20% in delivered pressure at the designed conditions. </w:t>
      </w:r>
    </w:p>
    <w:p w14:paraId="13398E81"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The Spray device should be easily removable. A positioning device or a mark shall be incorporated into the design to allow for proper location or cleaning of equipment. </w:t>
      </w:r>
    </w:p>
    <w:p w14:paraId="221C97BF" w14:textId="4D59CA1A" w:rsidR="00A81EB4" w:rsidRPr="00206142" w:rsidRDefault="000F43C2" w:rsidP="00206142">
      <w:pPr>
        <w:pStyle w:val="ListParagraph"/>
        <w:numPr>
          <w:ilvl w:val="0"/>
          <w:numId w:val="30"/>
        </w:numPr>
        <w:ind w:left="1890" w:hanging="270"/>
        <w:jc w:val="both"/>
        <w:rPr>
          <w:szCs w:val="24"/>
        </w:rPr>
      </w:pPr>
      <w:r>
        <w:rPr>
          <w:szCs w:val="24"/>
        </w:rPr>
        <w:t>T</w:t>
      </w:r>
      <w:r w:rsidR="00A81EB4" w:rsidRPr="00A81EB4">
        <w:rPr>
          <w:szCs w:val="24"/>
        </w:rPr>
        <w:t xml:space="preserve">he operating pressure </w:t>
      </w:r>
      <w:r>
        <w:rPr>
          <w:szCs w:val="24"/>
        </w:rPr>
        <w:t xml:space="preserve">for spray ball </w:t>
      </w:r>
      <w:r w:rsidR="00A81EB4" w:rsidRPr="00A81EB4">
        <w:rPr>
          <w:szCs w:val="24"/>
        </w:rPr>
        <w:t xml:space="preserve">should </w:t>
      </w:r>
      <w:r w:rsidR="00A81EB4" w:rsidRPr="00206142">
        <w:rPr>
          <w:szCs w:val="24"/>
        </w:rPr>
        <w:t xml:space="preserve">NOT be MORE THAN 1.0 bar. </w:t>
      </w:r>
    </w:p>
    <w:p w14:paraId="3DF64CA9" w14:textId="08AB18F9" w:rsidR="00A81EB4" w:rsidRPr="00A81EB4" w:rsidRDefault="00A81EB4" w:rsidP="00206142">
      <w:pPr>
        <w:pStyle w:val="ListParagraph"/>
        <w:numPr>
          <w:ilvl w:val="0"/>
          <w:numId w:val="30"/>
        </w:numPr>
        <w:ind w:left="1890" w:hanging="270"/>
        <w:jc w:val="both"/>
        <w:rPr>
          <w:szCs w:val="24"/>
        </w:rPr>
      </w:pPr>
      <w:r w:rsidRPr="00A81EB4">
        <w:rPr>
          <w:szCs w:val="24"/>
        </w:rPr>
        <w:t>The location of the Spray ball within the vessel should be decided by the vendor</w:t>
      </w:r>
      <w:r w:rsidR="000F43C2">
        <w:rPr>
          <w:szCs w:val="24"/>
        </w:rPr>
        <w:t xml:space="preserve"> based on cleaning capacity</w:t>
      </w:r>
      <w:r w:rsidRPr="00A81EB4">
        <w:rPr>
          <w:szCs w:val="24"/>
        </w:rPr>
        <w:t xml:space="preserve">. </w:t>
      </w:r>
    </w:p>
    <w:p w14:paraId="2CE7B3CE" w14:textId="13543BEF" w:rsidR="00A81EB4" w:rsidRPr="00A81EB4" w:rsidRDefault="00A81EB4" w:rsidP="00206142">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ball</w:t>
      </w:r>
      <w:proofErr w:type="gramEnd"/>
      <w:r w:rsidRPr="00A81EB4">
        <w:rPr>
          <w:szCs w:val="24"/>
        </w:rPr>
        <w:t xml:space="preserve"> shall be drainable, shall provide </w:t>
      </w:r>
      <w:r w:rsidR="00AA7666" w:rsidRPr="00A81EB4">
        <w:rPr>
          <w:szCs w:val="24"/>
        </w:rPr>
        <w:t>whole</w:t>
      </w:r>
      <w:r w:rsidRPr="00A81EB4">
        <w:rPr>
          <w:szCs w:val="24"/>
        </w:rPr>
        <w:t xml:space="preserve"> </w:t>
      </w:r>
      <w:proofErr w:type="gramStart"/>
      <w:r w:rsidRPr="00A81EB4">
        <w:rPr>
          <w:szCs w:val="24"/>
        </w:rPr>
        <w:t>pattern</w:t>
      </w:r>
      <w:proofErr w:type="gramEnd"/>
      <w:r w:rsidRPr="00A81EB4">
        <w:rPr>
          <w:szCs w:val="24"/>
        </w:rPr>
        <w:t xml:space="preserve"> to ensure that complete coverage is attained and shall be properly manufactured to minimize corrosion.</w:t>
      </w:r>
    </w:p>
    <w:p w14:paraId="4FE9B975" w14:textId="77777777" w:rsidR="00A81EB4" w:rsidRPr="00A81EB4" w:rsidRDefault="00A81EB4" w:rsidP="00206142">
      <w:pPr>
        <w:pStyle w:val="ListParagraph"/>
        <w:numPr>
          <w:ilvl w:val="0"/>
          <w:numId w:val="30"/>
        </w:numPr>
        <w:ind w:left="1890" w:hanging="270"/>
        <w:jc w:val="both"/>
        <w:rPr>
          <w:szCs w:val="24"/>
        </w:rPr>
      </w:pPr>
      <w:r w:rsidRPr="00A81EB4">
        <w:rPr>
          <w:szCs w:val="24"/>
        </w:rPr>
        <w:t xml:space="preserve">The flow rates required for cleaning and using spray </w:t>
      </w:r>
      <w:proofErr w:type="gramStart"/>
      <w:r w:rsidRPr="00A81EB4">
        <w:rPr>
          <w:szCs w:val="24"/>
        </w:rPr>
        <w:t>ball</w:t>
      </w:r>
      <w:proofErr w:type="gramEnd"/>
      <w:r w:rsidRPr="00A81EB4">
        <w:rPr>
          <w:szCs w:val="24"/>
        </w:rPr>
        <w:t xml:space="preserve"> should be specified by the vendor.</w:t>
      </w:r>
    </w:p>
    <w:p w14:paraId="547C8C41" w14:textId="77777777" w:rsidR="00A81EB4" w:rsidRPr="00206142" w:rsidRDefault="00A81EB4" w:rsidP="00206142">
      <w:pPr>
        <w:pStyle w:val="ListParagraph"/>
        <w:numPr>
          <w:ilvl w:val="0"/>
          <w:numId w:val="30"/>
        </w:numPr>
        <w:ind w:left="1890" w:hanging="270"/>
        <w:jc w:val="both"/>
        <w:rPr>
          <w:szCs w:val="24"/>
        </w:rPr>
      </w:pPr>
      <w:r w:rsidRPr="00A81EB4">
        <w:rPr>
          <w:szCs w:val="24"/>
        </w:rPr>
        <w:t>The overlay and spray ball should be integrated for effective cleaning.</w:t>
      </w:r>
    </w:p>
    <w:p w14:paraId="491D6FC8" w14:textId="77777777" w:rsidR="00A81EB4" w:rsidRPr="00A81EB4" w:rsidRDefault="00A81EB4" w:rsidP="00206142">
      <w:pPr>
        <w:ind w:left="1620"/>
        <w:jc w:val="both"/>
        <w:rPr>
          <w:b/>
          <w:szCs w:val="24"/>
        </w:rPr>
      </w:pPr>
    </w:p>
    <w:p w14:paraId="09562127" w14:textId="77777777" w:rsidR="00091118" w:rsidRDefault="00A81EB4" w:rsidP="00206142">
      <w:pPr>
        <w:ind w:left="1620"/>
        <w:jc w:val="both"/>
        <w:rPr>
          <w:i/>
          <w:sz w:val="20"/>
          <w:szCs w:val="24"/>
        </w:rPr>
      </w:pPr>
      <w:r w:rsidRPr="00206142">
        <w:rPr>
          <w:b/>
          <w:i/>
          <w:sz w:val="20"/>
          <w:szCs w:val="24"/>
        </w:rPr>
        <w:t>Note</w:t>
      </w:r>
      <w:r w:rsidRPr="00206142">
        <w:rPr>
          <w:i/>
          <w:sz w:val="20"/>
          <w:szCs w:val="24"/>
        </w:rPr>
        <w:t xml:space="preserve">: Automatic sequences for the SIP/CIP functions should be programmed into the DCS/SCADA. As a </w:t>
      </w:r>
      <w:proofErr w:type="gramStart"/>
      <w:r w:rsidRPr="00206142">
        <w:rPr>
          <w:i/>
          <w:sz w:val="20"/>
          <w:szCs w:val="24"/>
        </w:rPr>
        <w:t>result</w:t>
      </w:r>
      <w:proofErr w:type="gramEnd"/>
      <w:r w:rsidRPr="00206142">
        <w:rPr>
          <w:i/>
          <w:sz w:val="20"/>
          <w:szCs w:val="24"/>
        </w:rPr>
        <w:t xml:space="preserve"> all valve systems relevant to CIP and sterilization procedures are automated. SIP protocol for the main vessel should reach a temperature of 121°C for a minimum of 30mins. Steam traps should be equipped with temperature sensors to ensure that the sterilization temperature has been reached.</w:t>
      </w:r>
      <w:r w:rsidR="00091118">
        <w:rPr>
          <w:i/>
          <w:sz w:val="20"/>
          <w:szCs w:val="24"/>
        </w:rPr>
        <w:t xml:space="preserve"> </w:t>
      </w:r>
    </w:p>
    <w:p w14:paraId="4842924F" w14:textId="77777777" w:rsidR="00D01F83" w:rsidRDefault="00D01F83" w:rsidP="00206142">
      <w:pPr>
        <w:ind w:left="1620"/>
        <w:jc w:val="both"/>
        <w:rPr>
          <w:i/>
          <w:sz w:val="20"/>
          <w:szCs w:val="24"/>
        </w:rPr>
      </w:pPr>
    </w:p>
    <w:p w14:paraId="3CF3C2EE" w14:textId="77777777" w:rsidR="00091118" w:rsidRDefault="00091118" w:rsidP="00206142">
      <w:pPr>
        <w:ind w:left="1620"/>
        <w:jc w:val="both"/>
        <w:rPr>
          <w:i/>
          <w:sz w:val="20"/>
          <w:szCs w:val="24"/>
        </w:rPr>
      </w:pPr>
    </w:p>
    <w:p w14:paraId="6E8A0351" w14:textId="77777777" w:rsidR="00091118" w:rsidRDefault="00091118" w:rsidP="00206142">
      <w:pPr>
        <w:pStyle w:val="ListParagraph"/>
        <w:numPr>
          <w:ilvl w:val="0"/>
          <w:numId w:val="29"/>
        </w:numPr>
        <w:spacing w:line="360" w:lineRule="auto"/>
        <w:ind w:hanging="630"/>
        <w:rPr>
          <w:b/>
        </w:rPr>
      </w:pPr>
      <w:r w:rsidRPr="00206142">
        <w:rPr>
          <w:b/>
        </w:rPr>
        <w:t xml:space="preserve">Sterilization Requirements </w:t>
      </w:r>
    </w:p>
    <w:p w14:paraId="785737F0" w14:textId="3C12C87B" w:rsidR="00AA7666" w:rsidRDefault="00997AAF" w:rsidP="004C416A">
      <w:pPr>
        <w:ind w:left="1530"/>
        <w:jc w:val="both"/>
      </w:pPr>
      <w:r>
        <w:t xml:space="preserve">Sterilization shall be performed in all the stages like empty </w:t>
      </w:r>
      <w:proofErr w:type="gramStart"/>
      <w:r>
        <w:t>vessel</w:t>
      </w:r>
      <w:proofErr w:type="gramEnd"/>
      <w:r>
        <w:t xml:space="preserve"> and fully loaded so the system should be applicable for manual mode and auto programmed.</w:t>
      </w:r>
    </w:p>
    <w:p w14:paraId="36CCAE2D" w14:textId="77777777" w:rsidR="004A51BC" w:rsidRPr="0070043E" w:rsidRDefault="004A51BC" w:rsidP="005D4A3E">
      <w:pPr>
        <w:spacing w:line="360" w:lineRule="auto"/>
        <w:rPr>
          <w:iCs/>
          <w:szCs w:val="24"/>
        </w:rPr>
      </w:pPr>
    </w:p>
    <w:p w14:paraId="6542C139" w14:textId="77777777" w:rsidR="00091118" w:rsidRDefault="00091118" w:rsidP="00206142">
      <w:pPr>
        <w:pStyle w:val="ListParagraph"/>
        <w:numPr>
          <w:ilvl w:val="0"/>
          <w:numId w:val="29"/>
        </w:numPr>
        <w:spacing w:line="360" w:lineRule="auto"/>
        <w:ind w:hanging="630"/>
        <w:rPr>
          <w:b/>
        </w:rPr>
      </w:pPr>
      <w:r w:rsidRPr="00206142">
        <w:rPr>
          <w:b/>
        </w:rPr>
        <w:t>Preventive maintenance and Breakdown maintenance services</w:t>
      </w:r>
      <w:r>
        <w:rPr>
          <w:b/>
        </w:rPr>
        <w:t xml:space="preserve"> </w:t>
      </w:r>
    </w:p>
    <w:p w14:paraId="4CFB8F7B" w14:textId="72B79A5A" w:rsidR="00280FEF" w:rsidRDefault="00997AAF" w:rsidP="00286D96">
      <w:pPr>
        <w:ind w:left="1530"/>
        <w:jc w:val="both"/>
      </w:pPr>
      <w:r>
        <w:t xml:space="preserve">Maintenance activities </w:t>
      </w:r>
      <w:proofErr w:type="gramStart"/>
      <w:r>
        <w:t>shall</w:t>
      </w:r>
      <w:proofErr w:type="gramEnd"/>
      <w:r>
        <w:t xml:space="preserve"> be </w:t>
      </w:r>
      <w:proofErr w:type="gramStart"/>
      <w:r>
        <w:t>performed</w:t>
      </w:r>
      <w:proofErr w:type="gramEnd"/>
      <w:r>
        <w:t xml:space="preserve"> </w:t>
      </w:r>
      <w:r w:rsidRPr="0006604F">
        <w:t>any</w:t>
      </w:r>
      <w:r>
        <w:t xml:space="preserve"> time</w:t>
      </w:r>
      <w:r w:rsidR="00E877A9">
        <w:t>,</w:t>
      </w:r>
      <w:r>
        <w:t xml:space="preserve"> so the equipment should have the flexibility to do all the activities.</w:t>
      </w:r>
    </w:p>
    <w:p w14:paraId="69BC5179" w14:textId="77777777" w:rsidR="00286D96" w:rsidRPr="00286D96" w:rsidRDefault="00286D96" w:rsidP="00286D96">
      <w:pPr>
        <w:ind w:left="1530"/>
        <w:jc w:val="both"/>
      </w:pPr>
    </w:p>
    <w:p w14:paraId="788E8F75" w14:textId="77777777" w:rsidR="00091118" w:rsidRPr="00206142" w:rsidRDefault="00091118" w:rsidP="00206142">
      <w:pPr>
        <w:pStyle w:val="ListParagraph"/>
        <w:numPr>
          <w:ilvl w:val="0"/>
          <w:numId w:val="29"/>
        </w:numPr>
        <w:spacing w:line="360" w:lineRule="auto"/>
        <w:ind w:hanging="630"/>
        <w:rPr>
          <w:b/>
        </w:rPr>
      </w:pPr>
      <w:r>
        <w:rPr>
          <w:b/>
        </w:rPr>
        <w:t xml:space="preserve">Calibration and Instrument breakdown services </w:t>
      </w:r>
    </w:p>
    <w:p w14:paraId="1022690D" w14:textId="77777777" w:rsidR="00997AAF" w:rsidRDefault="00997AAF" w:rsidP="00DB0301">
      <w:pPr>
        <w:ind w:left="1530"/>
        <w:jc w:val="both"/>
        <w:rPr>
          <w:bCs/>
          <w:iCs/>
        </w:rPr>
      </w:pPr>
      <w:r w:rsidRPr="008E5B2B">
        <w:t>All the activities shall be carried out during the process so the equipment should have the calibrated based the design</w:t>
      </w:r>
      <w:r>
        <w:rPr>
          <w:bCs/>
          <w:iCs/>
        </w:rPr>
        <w:t>.</w:t>
      </w:r>
    </w:p>
    <w:p w14:paraId="1324E0C8" w14:textId="77777777" w:rsidR="00280FEF" w:rsidRPr="008E5B2B" w:rsidRDefault="00280FEF" w:rsidP="00DB0301">
      <w:pPr>
        <w:ind w:left="1530"/>
        <w:jc w:val="both"/>
        <w:rPr>
          <w:bCs/>
          <w:iCs/>
        </w:rPr>
      </w:pPr>
    </w:p>
    <w:p w14:paraId="08D00FF5" w14:textId="77777777" w:rsidR="00091118" w:rsidRDefault="00091118" w:rsidP="00206142">
      <w:pPr>
        <w:pStyle w:val="ListParagraph"/>
        <w:numPr>
          <w:ilvl w:val="0"/>
          <w:numId w:val="29"/>
        </w:numPr>
        <w:spacing w:line="360" w:lineRule="auto"/>
        <w:ind w:hanging="630"/>
        <w:rPr>
          <w:b/>
        </w:rPr>
      </w:pPr>
      <w:r w:rsidRPr="00206142">
        <w:rPr>
          <w:b/>
        </w:rPr>
        <w:lastRenderedPageBreak/>
        <w:t xml:space="preserve">Safety Requirements </w:t>
      </w:r>
    </w:p>
    <w:p w14:paraId="3100DF6E" w14:textId="77777777" w:rsidR="004A51BC" w:rsidRDefault="00997AAF" w:rsidP="00D45EE5">
      <w:pPr>
        <w:ind w:left="1530"/>
        <w:jc w:val="both"/>
      </w:pPr>
      <w:r w:rsidRPr="00DB0301">
        <w:t xml:space="preserve">Equipment should be fabricated with </w:t>
      </w:r>
      <w:r w:rsidR="00286D96">
        <w:t xml:space="preserve">respect to all </w:t>
      </w:r>
      <w:r>
        <w:t>safety norms.</w:t>
      </w:r>
    </w:p>
    <w:p w14:paraId="098845FF" w14:textId="77777777" w:rsidR="008E5B2B" w:rsidRPr="008E5B2B" w:rsidRDefault="008E5B2B" w:rsidP="00DB0301">
      <w:pPr>
        <w:ind w:left="1530"/>
        <w:jc w:val="both"/>
      </w:pPr>
    </w:p>
    <w:p w14:paraId="4BF2029B" w14:textId="77777777" w:rsidR="008A7447" w:rsidRDefault="00091118" w:rsidP="00206142">
      <w:pPr>
        <w:pStyle w:val="ListParagraph"/>
        <w:numPr>
          <w:ilvl w:val="0"/>
          <w:numId w:val="29"/>
        </w:numPr>
        <w:spacing w:line="360" w:lineRule="auto"/>
        <w:ind w:hanging="630"/>
        <w:rPr>
          <w:b/>
        </w:rPr>
      </w:pPr>
      <w:r w:rsidRPr="00206142">
        <w:rPr>
          <w:b/>
        </w:rPr>
        <w:t xml:space="preserve">Any other </w:t>
      </w:r>
      <w:proofErr w:type="gramStart"/>
      <w:r w:rsidRPr="00206142">
        <w:rPr>
          <w:b/>
        </w:rPr>
        <w:t>detail</w:t>
      </w:r>
      <w:proofErr w:type="gramEnd"/>
      <w:r w:rsidR="008A7447">
        <w:rPr>
          <w:b/>
        </w:rPr>
        <w:t xml:space="preserve"> </w:t>
      </w:r>
    </w:p>
    <w:p w14:paraId="1E5ACC47"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35" w:name="_Toc448128731"/>
      <w:bookmarkStart w:id="136" w:name="_Toc448129480"/>
      <w:bookmarkStart w:id="137" w:name="_Toc448129832"/>
      <w:bookmarkStart w:id="138" w:name="_Toc448228823"/>
      <w:bookmarkStart w:id="139" w:name="_Toc452719690"/>
      <w:bookmarkStart w:id="140" w:name="_Toc453227655"/>
      <w:bookmarkStart w:id="141" w:name="_Toc458514633"/>
      <w:bookmarkStart w:id="142" w:name="_Toc458514700"/>
      <w:bookmarkStart w:id="143" w:name="_Toc458514755"/>
      <w:bookmarkStart w:id="144" w:name="_Toc458514829"/>
      <w:bookmarkStart w:id="145" w:name="_Toc458515011"/>
      <w:bookmarkEnd w:id="135"/>
      <w:bookmarkEnd w:id="136"/>
      <w:bookmarkEnd w:id="137"/>
      <w:bookmarkEnd w:id="138"/>
      <w:bookmarkEnd w:id="139"/>
      <w:bookmarkEnd w:id="140"/>
      <w:bookmarkEnd w:id="141"/>
      <w:bookmarkEnd w:id="142"/>
      <w:bookmarkEnd w:id="143"/>
      <w:bookmarkEnd w:id="144"/>
      <w:bookmarkEnd w:id="145"/>
    </w:p>
    <w:p w14:paraId="1C5B7CB6"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46" w:name="_Toc448128732"/>
      <w:bookmarkStart w:id="147" w:name="_Toc448129481"/>
      <w:bookmarkStart w:id="148" w:name="_Toc448129833"/>
      <w:bookmarkStart w:id="149" w:name="_Toc448228824"/>
      <w:bookmarkStart w:id="150" w:name="_Toc452719691"/>
      <w:bookmarkStart w:id="151" w:name="_Toc453227656"/>
      <w:bookmarkStart w:id="152" w:name="_Toc458514634"/>
      <w:bookmarkStart w:id="153" w:name="_Toc458514701"/>
      <w:bookmarkStart w:id="154" w:name="_Toc458514756"/>
      <w:bookmarkStart w:id="155" w:name="_Toc458514830"/>
      <w:bookmarkStart w:id="156" w:name="_Toc458515012"/>
      <w:bookmarkEnd w:id="146"/>
      <w:bookmarkEnd w:id="147"/>
      <w:bookmarkEnd w:id="148"/>
      <w:bookmarkEnd w:id="149"/>
      <w:bookmarkEnd w:id="150"/>
      <w:bookmarkEnd w:id="151"/>
      <w:bookmarkEnd w:id="152"/>
      <w:bookmarkEnd w:id="153"/>
      <w:bookmarkEnd w:id="154"/>
      <w:bookmarkEnd w:id="155"/>
      <w:bookmarkEnd w:id="156"/>
    </w:p>
    <w:p w14:paraId="7CCC1F71"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57" w:name="_Toc448128733"/>
      <w:bookmarkStart w:id="158" w:name="_Toc448129482"/>
      <w:bookmarkStart w:id="159" w:name="_Toc448129834"/>
      <w:bookmarkStart w:id="160" w:name="_Toc448228825"/>
      <w:bookmarkStart w:id="161" w:name="_Toc452719692"/>
      <w:bookmarkStart w:id="162" w:name="_Toc453227657"/>
      <w:bookmarkStart w:id="163" w:name="_Toc458514635"/>
      <w:bookmarkStart w:id="164" w:name="_Toc458514702"/>
      <w:bookmarkStart w:id="165" w:name="_Toc458514757"/>
      <w:bookmarkStart w:id="166" w:name="_Toc458514831"/>
      <w:bookmarkStart w:id="167" w:name="_Toc458515013"/>
      <w:bookmarkEnd w:id="157"/>
      <w:bookmarkEnd w:id="158"/>
      <w:bookmarkEnd w:id="159"/>
      <w:bookmarkEnd w:id="160"/>
      <w:bookmarkEnd w:id="161"/>
      <w:bookmarkEnd w:id="162"/>
      <w:bookmarkEnd w:id="163"/>
      <w:bookmarkEnd w:id="164"/>
      <w:bookmarkEnd w:id="165"/>
      <w:bookmarkEnd w:id="166"/>
      <w:bookmarkEnd w:id="167"/>
    </w:p>
    <w:p w14:paraId="3DDF1D46"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68" w:name="_Toc448128734"/>
      <w:bookmarkStart w:id="169" w:name="_Toc448129483"/>
      <w:bookmarkStart w:id="170" w:name="_Toc448129835"/>
      <w:bookmarkStart w:id="171" w:name="_Toc448228826"/>
      <w:bookmarkStart w:id="172" w:name="_Toc452719693"/>
      <w:bookmarkStart w:id="173" w:name="_Toc453227658"/>
      <w:bookmarkStart w:id="174" w:name="_Toc458514636"/>
      <w:bookmarkStart w:id="175" w:name="_Toc458514703"/>
      <w:bookmarkStart w:id="176" w:name="_Toc458514758"/>
      <w:bookmarkStart w:id="177" w:name="_Toc458514832"/>
      <w:bookmarkStart w:id="178" w:name="_Toc458515014"/>
      <w:bookmarkEnd w:id="168"/>
      <w:bookmarkEnd w:id="169"/>
      <w:bookmarkEnd w:id="170"/>
      <w:bookmarkEnd w:id="171"/>
      <w:bookmarkEnd w:id="172"/>
      <w:bookmarkEnd w:id="173"/>
      <w:bookmarkEnd w:id="174"/>
      <w:bookmarkEnd w:id="175"/>
      <w:bookmarkEnd w:id="176"/>
      <w:bookmarkEnd w:id="177"/>
      <w:bookmarkEnd w:id="178"/>
    </w:p>
    <w:p w14:paraId="3372DD93"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79" w:name="_Toc448128735"/>
      <w:bookmarkStart w:id="180" w:name="_Toc448129484"/>
      <w:bookmarkStart w:id="181" w:name="_Toc448129836"/>
      <w:bookmarkStart w:id="182" w:name="_Toc448228827"/>
      <w:bookmarkStart w:id="183" w:name="_Toc452719694"/>
      <w:bookmarkStart w:id="184" w:name="_Toc453227659"/>
      <w:bookmarkStart w:id="185" w:name="_Toc458514637"/>
      <w:bookmarkStart w:id="186" w:name="_Toc458514704"/>
      <w:bookmarkStart w:id="187" w:name="_Toc458514759"/>
      <w:bookmarkStart w:id="188" w:name="_Toc458514833"/>
      <w:bookmarkStart w:id="189" w:name="_Toc458515015"/>
      <w:bookmarkEnd w:id="179"/>
      <w:bookmarkEnd w:id="180"/>
      <w:bookmarkEnd w:id="181"/>
      <w:bookmarkEnd w:id="182"/>
      <w:bookmarkEnd w:id="183"/>
      <w:bookmarkEnd w:id="184"/>
      <w:bookmarkEnd w:id="185"/>
      <w:bookmarkEnd w:id="186"/>
      <w:bookmarkEnd w:id="187"/>
      <w:bookmarkEnd w:id="188"/>
      <w:bookmarkEnd w:id="189"/>
    </w:p>
    <w:p w14:paraId="58AB0D65"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90" w:name="_Toc448128736"/>
      <w:bookmarkStart w:id="191" w:name="_Toc448129485"/>
      <w:bookmarkStart w:id="192" w:name="_Toc448129837"/>
      <w:bookmarkStart w:id="193" w:name="_Toc448228828"/>
      <w:bookmarkStart w:id="194" w:name="_Toc452719695"/>
      <w:bookmarkStart w:id="195" w:name="_Toc453227660"/>
      <w:bookmarkStart w:id="196" w:name="_Toc458514638"/>
      <w:bookmarkStart w:id="197" w:name="_Toc458514705"/>
      <w:bookmarkStart w:id="198" w:name="_Toc458514760"/>
      <w:bookmarkStart w:id="199" w:name="_Toc458514834"/>
      <w:bookmarkStart w:id="200" w:name="_Toc458515016"/>
      <w:bookmarkEnd w:id="190"/>
      <w:bookmarkEnd w:id="191"/>
      <w:bookmarkEnd w:id="192"/>
      <w:bookmarkEnd w:id="193"/>
      <w:bookmarkEnd w:id="194"/>
      <w:bookmarkEnd w:id="195"/>
      <w:bookmarkEnd w:id="196"/>
      <w:bookmarkEnd w:id="197"/>
      <w:bookmarkEnd w:id="198"/>
      <w:bookmarkEnd w:id="199"/>
      <w:bookmarkEnd w:id="200"/>
    </w:p>
    <w:p w14:paraId="352DAFFD"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01" w:name="_Toc448128737"/>
      <w:bookmarkStart w:id="202" w:name="_Toc448129486"/>
      <w:bookmarkStart w:id="203" w:name="_Toc448129838"/>
      <w:bookmarkStart w:id="204" w:name="_Toc448228829"/>
      <w:bookmarkStart w:id="205" w:name="_Toc452719696"/>
      <w:bookmarkStart w:id="206" w:name="_Toc453227661"/>
      <w:bookmarkStart w:id="207" w:name="_Toc458514639"/>
      <w:bookmarkStart w:id="208" w:name="_Toc458514706"/>
      <w:bookmarkStart w:id="209" w:name="_Toc458514761"/>
      <w:bookmarkStart w:id="210" w:name="_Toc458514835"/>
      <w:bookmarkStart w:id="211" w:name="_Toc458515017"/>
      <w:bookmarkEnd w:id="201"/>
      <w:bookmarkEnd w:id="202"/>
      <w:bookmarkEnd w:id="203"/>
      <w:bookmarkEnd w:id="204"/>
      <w:bookmarkEnd w:id="205"/>
      <w:bookmarkEnd w:id="206"/>
      <w:bookmarkEnd w:id="207"/>
      <w:bookmarkEnd w:id="208"/>
      <w:bookmarkEnd w:id="209"/>
      <w:bookmarkEnd w:id="210"/>
      <w:bookmarkEnd w:id="211"/>
    </w:p>
    <w:p w14:paraId="34C53DA6"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12" w:name="_Toc448128738"/>
      <w:bookmarkStart w:id="213" w:name="_Toc448129487"/>
      <w:bookmarkStart w:id="214" w:name="_Toc448129839"/>
      <w:bookmarkStart w:id="215" w:name="_Toc448228830"/>
      <w:bookmarkStart w:id="216" w:name="_Toc452719697"/>
      <w:bookmarkStart w:id="217" w:name="_Toc453227662"/>
      <w:bookmarkStart w:id="218" w:name="_Toc458514640"/>
      <w:bookmarkStart w:id="219" w:name="_Toc458514707"/>
      <w:bookmarkStart w:id="220" w:name="_Toc458514762"/>
      <w:bookmarkStart w:id="221" w:name="_Toc458514836"/>
      <w:bookmarkStart w:id="222" w:name="_Toc458515018"/>
      <w:bookmarkEnd w:id="212"/>
      <w:bookmarkEnd w:id="213"/>
      <w:bookmarkEnd w:id="214"/>
      <w:bookmarkEnd w:id="215"/>
      <w:bookmarkEnd w:id="216"/>
      <w:bookmarkEnd w:id="217"/>
      <w:bookmarkEnd w:id="218"/>
      <w:bookmarkEnd w:id="219"/>
      <w:bookmarkEnd w:id="220"/>
      <w:bookmarkEnd w:id="221"/>
      <w:bookmarkEnd w:id="222"/>
    </w:p>
    <w:p w14:paraId="0DDAE0C0"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23" w:name="_Toc448128739"/>
      <w:bookmarkStart w:id="224" w:name="_Toc448129488"/>
      <w:bookmarkStart w:id="225" w:name="_Toc448129840"/>
      <w:bookmarkStart w:id="226" w:name="_Toc448228831"/>
      <w:bookmarkStart w:id="227" w:name="_Toc452719698"/>
      <w:bookmarkStart w:id="228" w:name="_Toc453227663"/>
      <w:bookmarkStart w:id="229" w:name="_Toc458514641"/>
      <w:bookmarkStart w:id="230" w:name="_Toc458514708"/>
      <w:bookmarkStart w:id="231" w:name="_Toc458514763"/>
      <w:bookmarkStart w:id="232" w:name="_Toc458514837"/>
      <w:bookmarkStart w:id="233" w:name="_Toc458515019"/>
      <w:bookmarkEnd w:id="223"/>
      <w:bookmarkEnd w:id="224"/>
      <w:bookmarkEnd w:id="225"/>
      <w:bookmarkEnd w:id="226"/>
      <w:bookmarkEnd w:id="227"/>
      <w:bookmarkEnd w:id="228"/>
      <w:bookmarkEnd w:id="229"/>
      <w:bookmarkEnd w:id="230"/>
      <w:bookmarkEnd w:id="231"/>
      <w:bookmarkEnd w:id="232"/>
      <w:bookmarkEnd w:id="233"/>
    </w:p>
    <w:p w14:paraId="20ECD841"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34" w:name="_Toc448128740"/>
      <w:bookmarkStart w:id="235" w:name="_Toc448129489"/>
      <w:bookmarkStart w:id="236" w:name="_Toc448129841"/>
      <w:bookmarkStart w:id="237" w:name="_Toc448228832"/>
      <w:bookmarkStart w:id="238" w:name="_Toc452719699"/>
      <w:bookmarkStart w:id="239" w:name="_Toc453227664"/>
      <w:bookmarkStart w:id="240" w:name="_Toc458514642"/>
      <w:bookmarkStart w:id="241" w:name="_Toc458514709"/>
      <w:bookmarkStart w:id="242" w:name="_Toc458514764"/>
      <w:bookmarkStart w:id="243" w:name="_Toc458514838"/>
      <w:bookmarkStart w:id="244" w:name="_Toc458515020"/>
      <w:bookmarkEnd w:id="234"/>
      <w:bookmarkEnd w:id="235"/>
      <w:bookmarkEnd w:id="236"/>
      <w:bookmarkEnd w:id="237"/>
      <w:bookmarkEnd w:id="238"/>
      <w:bookmarkEnd w:id="239"/>
      <w:bookmarkEnd w:id="240"/>
      <w:bookmarkEnd w:id="241"/>
      <w:bookmarkEnd w:id="242"/>
      <w:bookmarkEnd w:id="243"/>
      <w:bookmarkEnd w:id="244"/>
    </w:p>
    <w:p w14:paraId="3930F96D"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45" w:name="_Toc448128741"/>
      <w:bookmarkStart w:id="246" w:name="_Toc448129490"/>
      <w:bookmarkStart w:id="247" w:name="_Toc448129842"/>
      <w:bookmarkStart w:id="248" w:name="_Toc448228833"/>
      <w:bookmarkStart w:id="249" w:name="_Toc452719700"/>
      <w:bookmarkStart w:id="250" w:name="_Toc453227665"/>
      <w:bookmarkStart w:id="251" w:name="_Toc458514643"/>
      <w:bookmarkStart w:id="252" w:name="_Toc458514710"/>
      <w:bookmarkStart w:id="253" w:name="_Toc458514765"/>
      <w:bookmarkStart w:id="254" w:name="_Toc458514839"/>
      <w:bookmarkStart w:id="255" w:name="_Toc458515021"/>
      <w:bookmarkEnd w:id="245"/>
      <w:bookmarkEnd w:id="246"/>
      <w:bookmarkEnd w:id="247"/>
      <w:bookmarkEnd w:id="248"/>
      <w:bookmarkEnd w:id="249"/>
      <w:bookmarkEnd w:id="250"/>
      <w:bookmarkEnd w:id="251"/>
      <w:bookmarkEnd w:id="252"/>
      <w:bookmarkEnd w:id="253"/>
      <w:bookmarkEnd w:id="254"/>
      <w:bookmarkEnd w:id="255"/>
    </w:p>
    <w:p w14:paraId="26DD8CD6"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56" w:name="_Toc448128742"/>
      <w:bookmarkStart w:id="257" w:name="_Toc448129491"/>
      <w:bookmarkStart w:id="258" w:name="_Toc448129843"/>
      <w:bookmarkStart w:id="259" w:name="_Toc448228834"/>
      <w:bookmarkStart w:id="260" w:name="_Toc452719701"/>
      <w:bookmarkStart w:id="261" w:name="_Toc453227666"/>
      <w:bookmarkStart w:id="262" w:name="_Toc458514644"/>
      <w:bookmarkStart w:id="263" w:name="_Toc458514711"/>
      <w:bookmarkStart w:id="264" w:name="_Toc458514766"/>
      <w:bookmarkStart w:id="265" w:name="_Toc458514840"/>
      <w:bookmarkStart w:id="266" w:name="_Toc458515022"/>
      <w:bookmarkEnd w:id="256"/>
      <w:bookmarkEnd w:id="257"/>
      <w:bookmarkEnd w:id="258"/>
      <w:bookmarkEnd w:id="259"/>
      <w:bookmarkEnd w:id="260"/>
      <w:bookmarkEnd w:id="261"/>
      <w:bookmarkEnd w:id="262"/>
      <w:bookmarkEnd w:id="263"/>
      <w:bookmarkEnd w:id="264"/>
      <w:bookmarkEnd w:id="265"/>
      <w:bookmarkEnd w:id="266"/>
    </w:p>
    <w:p w14:paraId="1C70B719" w14:textId="77777777" w:rsidR="008A7447" w:rsidRPr="00206142" w:rsidRDefault="000E35FC" w:rsidP="00206142">
      <w:pPr>
        <w:pStyle w:val="Heading3"/>
        <w:numPr>
          <w:ilvl w:val="2"/>
          <w:numId w:val="32"/>
        </w:numPr>
        <w:spacing w:line="360" w:lineRule="auto"/>
        <w:ind w:firstLine="810"/>
        <w:rPr>
          <w:b w:val="0"/>
        </w:rPr>
      </w:pPr>
      <w:r>
        <w:rPr>
          <w:snapToGrid w:val="0"/>
        </w:rPr>
        <w:t xml:space="preserve"> </w:t>
      </w:r>
      <w:bookmarkStart w:id="267" w:name="_Toc458515023"/>
      <w:r w:rsidRPr="000E35FC">
        <w:rPr>
          <w:snapToGrid w:val="0"/>
        </w:rPr>
        <w:t>General Guidelines</w:t>
      </w:r>
      <w:bookmarkEnd w:id="267"/>
    </w:p>
    <w:p w14:paraId="2B2D0D41" w14:textId="77777777" w:rsidR="008A7447" w:rsidRPr="001F6005" w:rsidRDefault="008A7447" w:rsidP="00206142">
      <w:pPr>
        <w:ind w:left="2160"/>
        <w:jc w:val="both"/>
      </w:pPr>
      <w:r w:rsidRPr="001F6005">
        <w:t xml:space="preserve">Following recommendations </w:t>
      </w:r>
      <w:proofErr w:type="gramStart"/>
      <w:r w:rsidRPr="001F6005">
        <w:t>have to</w:t>
      </w:r>
      <w:proofErr w:type="gramEnd"/>
      <w:r w:rsidRPr="001F6005">
        <w:t xml:space="preserve"> be followed during the Design and Fabrication of the Process vessel. </w:t>
      </w:r>
    </w:p>
    <w:p w14:paraId="7A6241EA" w14:textId="77777777" w:rsidR="008A7447" w:rsidRPr="00291C6A" w:rsidRDefault="008A7447" w:rsidP="00206142">
      <w:pPr>
        <w:ind w:left="1620"/>
        <w:jc w:val="both"/>
        <w:rPr>
          <w:b/>
          <w:szCs w:val="24"/>
        </w:rPr>
      </w:pPr>
    </w:p>
    <w:p w14:paraId="26879CE7" w14:textId="77777777" w:rsidR="008A7447" w:rsidRDefault="008A7447" w:rsidP="00206142">
      <w:pPr>
        <w:ind w:left="2160"/>
        <w:jc w:val="both"/>
        <w:rPr>
          <w:szCs w:val="24"/>
        </w:rPr>
      </w:pPr>
      <w:r w:rsidRPr="008B091D">
        <w:rPr>
          <w:szCs w:val="24"/>
        </w:rPr>
        <w:t>Internal Horizontal Product contact surfaces shall be minimized.</w:t>
      </w:r>
    </w:p>
    <w:p w14:paraId="3B9B1D2A" w14:textId="77777777" w:rsidR="008A7447" w:rsidRPr="005F5EDF" w:rsidRDefault="008A7447" w:rsidP="00206142">
      <w:pPr>
        <w:pStyle w:val="ListParagraph"/>
        <w:numPr>
          <w:ilvl w:val="0"/>
          <w:numId w:val="33"/>
        </w:numPr>
        <w:tabs>
          <w:tab w:val="left" w:pos="2970"/>
        </w:tabs>
        <w:ind w:left="2520"/>
        <w:jc w:val="both"/>
        <w:rPr>
          <w:szCs w:val="24"/>
        </w:rPr>
      </w:pPr>
      <w:r w:rsidRPr="005F5EDF">
        <w:rPr>
          <w:szCs w:val="24"/>
        </w:rPr>
        <w:t xml:space="preserve">Process </w:t>
      </w:r>
      <w:proofErr w:type="gramStart"/>
      <w:r w:rsidRPr="005F5EDF">
        <w:rPr>
          <w:szCs w:val="24"/>
        </w:rPr>
        <w:t>vessel</w:t>
      </w:r>
      <w:proofErr w:type="gramEnd"/>
      <w:r w:rsidRPr="005F5EDF">
        <w:rPr>
          <w:szCs w:val="24"/>
        </w:rPr>
        <w:t xml:space="preserve"> shall be drainable and free of areas where liquid may be retained. </w:t>
      </w:r>
    </w:p>
    <w:p w14:paraId="48BAA687" w14:textId="77777777" w:rsidR="008A7447" w:rsidRDefault="008A7447" w:rsidP="00206142">
      <w:pPr>
        <w:pStyle w:val="ListParagraph"/>
        <w:numPr>
          <w:ilvl w:val="0"/>
          <w:numId w:val="33"/>
        </w:numPr>
        <w:tabs>
          <w:tab w:val="left" w:pos="2970"/>
        </w:tabs>
        <w:ind w:left="2520"/>
        <w:jc w:val="both"/>
        <w:rPr>
          <w:szCs w:val="24"/>
        </w:rPr>
      </w:pPr>
      <w:r w:rsidRPr="005F5EDF">
        <w:rPr>
          <w:szCs w:val="24"/>
        </w:rPr>
        <w:t xml:space="preserve">Fasteners or threads shall not be exposed to the Process steam or cleaning fluids. Bolted attachments should be eliminated wherever possible. </w:t>
      </w:r>
    </w:p>
    <w:p w14:paraId="3B9373D1" w14:textId="77777777" w:rsidR="008A7447" w:rsidRPr="00F3522C" w:rsidRDefault="008A7447" w:rsidP="00206142">
      <w:pPr>
        <w:pStyle w:val="ListParagraph"/>
        <w:numPr>
          <w:ilvl w:val="0"/>
          <w:numId w:val="33"/>
        </w:numPr>
        <w:tabs>
          <w:tab w:val="left" w:pos="2970"/>
        </w:tabs>
        <w:ind w:left="2520"/>
        <w:jc w:val="both"/>
        <w:rPr>
          <w:szCs w:val="24"/>
        </w:rPr>
      </w:pPr>
      <w:r w:rsidRPr="00F3522C">
        <w:rPr>
          <w:szCs w:val="24"/>
        </w:rPr>
        <w:t>No engraving or embossing of materials (for identification or traceability reasons) should be done on the Process contact side. When markings are required on the Process contact surfaces, other methods of identification should be used. All Product contact surfaces shall reach the required temperatures during Steam Sterilization cycles. –</w:t>
      </w:r>
      <w:r w:rsidRPr="00206142">
        <w:rPr>
          <w:szCs w:val="24"/>
        </w:rPr>
        <w:t>Able to Validate-Options to be discussed</w:t>
      </w:r>
    </w:p>
    <w:p w14:paraId="22CEEC8C"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When Nonmetallic materials are used (E.g., Plastics, elastomers, or adhesives), they </w:t>
      </w:r>
      <w:proofErr w:type="gramStart"/>
      <w:r w:rsidRPr="00672A13">
        <w:rPr>
          <w:szCs w:val="24"/>
        </w:rPr>
        <w:t>have to</w:t>
      </w:r>
      <w:proofErr w:type="gramEnd"/>
      <w:r w:rsidRPr="00672A13">
        <w:rPr>
          <w:szCs w:val="24"/>
        </w:rPr>
        <w:t xml:space="preserve"> comply FDA standards. </w:t>
      </w:r>
    </w:p>
    <w:p w14:paraId="7755859B"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ANSI raised face or Flat face flanged joints should be avoided. </w:t>
      </w:r>
    </w:p>
    <w:p w14:paraId="26F387D7"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Ferrules and ferrule connections should be as short as possible to minimize dead legs.</w:t>
      </w:r>
    </w:p>
    <w:p w14:paraId="67AF18BF" w14:textId="1C8696EA"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All Product contact fittings should be </w:t>
      </w:r>
      <w:r w:rsidR="00A703DE" w:rsidRPr="00672A13">
        <w:rPr>
          <w:szCs w:val="24"/>
        </w:rPr>
        <w:t>self-drainable</w:t>
      </w:r>
      <w:r w:rsidRPr="00672A13">
        <w:rPr>
          <w:szCs w:val="24"/>
        </w:rPr>
        <w:t xml:space="preserve">. </w:t>
      </w:r>
    </w:p>
    <w:p w14:paraId="435548D4"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Nameplates for tagging eq</w:t>
      </w:r>
      <w:r>
        <w:rPr>
          <w:szCs w:val="24"/>
        </w:rPr>
        <w:t>uipment should be constructed</w:t>
      </w:r>
      <w:r w:rsidRPr="00672A13">
        <w:rPr>
          <w:szCs w:val="24"/>
        </w:rPr>
        <w:t xml:space="preserve"> from SS 304 and have minimum crevices. </w:t>
      </w:r>
    </w:p>
    <w:p w14:paraId="39D7C701"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Rupture </w:t>
      </w:r>
      <w:proofErr w:type="gramStart"/>
      <w:r w:rsidRPr="00672A13">
        <w:rPr>
          <w:szCs w:val="24"/>
        </w:rPr>
        <w:t>disc</w:t>
      </w:r>
      <w:proofErr w:type="gramEnd"/>
      <w:r w:rsidRPr="00672A13">
        <w:rPr>
          <w:szCs w:val="24"/>
        </w:rPr>
        <w:t xml:space="preserve"> should be installed as close as possible to the system’s highest point. </w:t>
      </w:r>
    </w:p>
    <w:p w14:paraId="25FA50F9" w14:textId="77777777" w:rsidR="008A7447" w:rsidRPr="00672A13" w:rsidRDefault="008A7447" w:rsidP="00206142">
      <w:pPr>
        <w:pStyle w:val="ListParagraph"/>
        <w:numPr>
          <w:ilvl w:val="0"/>
          <w:numId w:val="33"/>
        </w:numPr>
        <w:tabs>
          <w:tab w:val="left" w:pos="2970"/>
        </w:tabs>
        <w:ind w:left="2520"/>
        <w:jc w:val="both"/>
        <w:rPr>
          <w:szCs w:val="24"/>
        </w:rPr>
      </w:pPr>
      <w:r w:rsidRPr="00672A13">
        <w:rPr>
          <w:szCs w:val="24"/>
        </w:rPr>
        <w:t xml:space="preserve">Sample valves located on vessel </w:t>
      </w:r>
      <w:proofErr w:type="gramStart"/>
      <w:r w:rsidRPr="00672A13">
        <w:rPr>
          <w:szCs w:val="24"/>
        </w:rPr>
        <w:t>shell shall</w:t>
      </w:r>
      <w:proofErr w:type="gramEnd"/>
      <w:r w:rsidRPr="00672A13">
        <w:rPr>
          <w:szCs w:val="24"/>
        </w:rPr>
        <w:t xml:space="preserve"> </w:t>
      </w:r>
      <w:proofErr w:type="gramStart"/>
      <w:r w:rsidRPr="00672A13">
        <w:rPr>
          <w:szCs w:val="24"/>
        </w:rPr>
        <w:t>be</w:t>
      </w:r>
      <w:proofErr w:type="gramEnd"/>
      <w:r w:rsidRPr="00672A13">
        <w:rPr>
          <w:szCs w:val="24"/>
        </w:rPr>
        <w:t xml:space="preserve"> hygienic, either flush with the inside of the vessel or with a target L/</w:t>
      </w:r>
      <w:r>
        <w:rPr>
          <w:szCs w:val="24"/>
        </w:rPr>
        <w:t>D ratio of 3:</w:t>
      </w:r>
      <w:r w:rsidRPr="00672A13">
        <w:rPr>
          <w:szCs w:val="24"/>
        </w:rPr>
        <w:t>1.</w:t>
      </w:r>
    </w:p>
    <w:p w14:paraId="3BD8D649" w14:textId="77777777" w:rsidR="008A7447" w:rsidRPr="00285A82" w:rsidRDefault="008A7447" w:rsidP="00206142">
      <w:pPr>
        <w:pStyle w:val="ListParagraph"/>
        <w:numPr>
          <w:ilvl w:val="0"/>
          <w:numId w:val="33"/>
        </w:numPr>
        <w:tabs>
          <w:tab w:val="left" w:pos="2970"/>
        </w:tabs>
        <w:ind w:left="2520"/>
        <w:jc w:val="both"/>
        <w:rPr>
          <w:szCs w:val="24"/>
        </w:rPr>
      </w:pPr>
      <w:r>
        <w:rPr>
          <w:szCs w:val="24"/>
        </w:rPr>
        <w:t>Fittings and other accessories used in the vessel should satisfy the Dimensional tolerances recommended by ASME BPE 2009/07. Refer part DT ASME BPE 2009 for further details on the same.</w:t>
      </w:r>
      <w:r w:rsidRPr="00285A82">
        <w:rPr>
          <w:szCs w:val="24"/>
        </w:rPr>
        <w:tab/>
      </w:r>
    </w:p>
    <w:p w14:paraId="08A1733C" w14:textId="084A7FB7" w:rsidR="00DE050D" w:rsidRPr="008E5B2B" w:rsidRDefault="008A7447" w:rsidP="008E5B2B">
      <w:pPr>
        <w:pStyle w:val="ListParagraph"/>
        <w:numPr>
          <w:ilvl w:val="0"/>
          <w:numId w:val="33"/>
        </w:numPr>
        <w:tabs>
          <w:tab w:val="left" w:pos="2970"/>
        </w:tabs>
        <w:ind w:left="2520"/>
        <w:jc w:val="both"/>
        <w:rPr>
          <w:szCs w:val="24"/>
        </w:rPr>
      </w:pPr>
      <w:r>
        <w:rPr>
          <w:szCs w:val="24"/>
        </w:rPr>
        <w:t xml:space="preserve">Typical Design </w:t>
      </w:r>
      <w:r w:rsidR="00836475">
        <w:rPr>
          <w:szCs w:val="24"/>
        </w:rPr>
        <w:t xml:space="preserve">for </w:t>
      </w:r>
      <w:proofErr w:type="spellStart"/>
      <w:r w:rsidR="00516C46">
        <w:rPr>
          <w:szCs w:val="24"/>
        </w:rPr>
        <w:t>in</w:t>
      </w:r>
      <w:r w:rsidRPr="00672A13">
        <w:rPr>
          <w:szCs w:val="24"/>
        </w:rPr>
        <w:t>gold</w:t>
      </w:r>
      <w:proofErr w:type="spellEnd"/>
      <w:r w:rsidRPr="00672A13">
        <w:rPr>
          <w:szCs w:val="24"/>
        </w:rPr>
        <w:t xml:space="preserve"> Port</w:t>
      </w:r>
      <w:r w:rsidRPr="00672A13">
        <w:rPr>
          <w:szCs w:val="24"/>
        </w:rPr>
        <w:tab/>
      </w:r>
      <w:r w:rsidR="00B65F5E">
        <w:rPr>
          <w:szCs w:val="24"/>
        </w:rPr>
        <w:t xml:space="preserve"> shall be used</w:t>
      </w:r>
      <w:r>
        <w:rPr>
          <w:szCs w:val="24"/>
        </w:rPr>
        <w:t>.</w:t>
      </w:r>
    </w:p>
    <w:p w14:paraId="34CE6791" w14:textId="77777777" w:rsidR="008A7447" w:rsidRPr="00DF04B1" w:rsidRDefault="00DE050D" w:rsidP="00DF04B1">
      <w:pPr>
        <w:pStyle w:val="Heading3"/>
        <w:numPr>
          <w:ilvl w:val="2"/>
          <w:numId w:val="32"/>
        </w:numPr>
        <w:spacing w:line="360" w:lineRule="auto"/>
        <w:ind w:firstLine="810"/>
        <w:jc w:val="both"/>
        <w:rPr>
          <w:b w:val="0"/>
          <w:snapToGrid w:val="0"/>
        </w:rPr>
      </w:pPr>
      <w:r>
        <w:rPr>
          <w:snapToGrid w:val="0"/>
        </w:rPr>
        <w:t xml:space="preserve"> </w:t>
      </w:r>
      <w:r w:rsidR="008A7447" w:rsidRPr="00206142">
        <w:rPr>
          <w:snapToGrid w:val="0"/>
        </w:rPr>
        <w:t xml:space="preserve"> </w:t>
      </w:r>
      <w:bookmarkStart w:id="268" w:name="_Toc458515024"/>
      <w:r w:rsidRPr="00A52CE3">
        <w:rPr>
          <w:snapToGrid w:val="0"/>
        </w:rPr>
        <w:t>Sight and Light glass</w:t>
      </w:r>
      <w:bookmarkEnd w:id="268"/>
    </w:p>
    <w:p w14:paraId="6D67E3F0" w14:textId="08A95414" w:rsidR="008A7447" w:rsidRPr="0082030A" w:rsidRDefault="008A7447" w:rsidP="00206142">
      <w:pPr>
        <w:pStyle w:val="ListParagraph"/>
        <w:numPr>
          <w:ilvl w:val="0"/>
          <w:numId w:val="38"/>
        </w:numPr>
        <w:tabs>
          <w:tab w:val="left" w:pos="2520"/>
          <w:tab w:val="left" w:pos="2610"/>
          <w:tab w:val="left" w:pos="2790"/>
        </w:tabs>
        <w:ind w:left="2340" w:hanging="180"/>
        <w:jc w:val="both"/>
        <w:rPr>
          <w:szCs w:val="24"/>
        </w:rPr>
      </w:pPr>
      <w:r w:rsidRPr="0082030A">
        <w:rPr>
          <w:szCs w:val="24"/>
        </w:rPr>
        <w:t>The surface of the sight</w:t>
      </w:r>
      <w:r w:rsidR="00E877A9">
        <w:rPr>
          <w:szCs w:val="24"/>
        </w:rPr>
        <w:t xml:space="preserve"> and light</w:t>
      </w:r>
      <w:r w:rsidRPr="0082030A">
        <w:rPr>
          <w:szCs w:val="24"/>
        </w:rPr>
        <w:t xml:space="preserve"> glass shall be integral, continuous and free of </w:t>
      </w:r>
      <w:proofErr w:type="gramStart"/>
      <w:r w:rsidRPr="0082030A">
        <w:rPr>
          <w:szCs w:val="24"/>
        </w:rPr>
        <w:t xml:space="preserve">cracks, </w:t>
      </w:r>
      <w:r w:rsidR="000E35FC">
        <w:rPr>
          <w:szCs w:val="24"/>
        </w:rPr>
        <w:t xml:space="preserve">  </w:t>
      </w:r>
      <w:proofErr w:type="gramEnd"/>
      <w:r w:rsidR="000E35FC">
        <w:rPr>
          <w:szCs w:val="24"/>
        </w:rPr>
        <w:t xml:space="preserve"> </w:t>
      </w:r>
      <w:r w:rsidRPr="0082030A">
        <w:rPr>
          <w:szCs w:val="24"/>
        </w:rPr>
        <w:t>crevices and Pits.</w:t>
      </w:r>
    </w:p>
    <w:p w14:paraId="45A06C38" w14:textId="77777777" w:rsidR="008A7447" w:rsidRPr="0082030A" w:rsidRDefault="008A7447" w:rsidP="00206142">
      <w:pPr>
        <w:pStyle w:val="ListParagraph"/>
        <w:numPr>
          <w:ilvl w:val="0"/>
          <w:numId w:val="38"/>
        </w:numPr>
        <w:tabs>
          <w:tab w:val="left" w:pos="2520"/>
          <w:tab w:val="left" w:pos="2610"/>
          <w:tab w:val="left" w:pos="2790"/>
        </w:tabs>
        <w:ind w:left="2340" w:hanging="180"/>
        <w:jc w:val="both"/>
        <w:rPr>
          <w:szCs w:val="24"/>
        </w:rPr>
      </w:pPr>
      <w:r w:rsidRPr="0082030A">
        <w:rPr>
          <w:szCs w:val="24"/>
        </w:rPr>
        <w:t>Cracked glass shall not be used.</w:t>
      </w:r>
    </w:p>
    <w:p w14:paraId="366467E7" w14:textId="77777777" w:rsidR="00E24AEF" w:rsidRPr="00DF04B1" w:rsidRDefault="008A7447" w:rsidP="00DF04B1">
      <w:pPr>
        <w:pStyle w:val="ListParagraph"/>
        <w:numPr>
          <w:ilvl w:val="0"/>
          <w:numId w:val="38"/>
        </w:numPr>
        <w:tabs>
          <w:tab w:val="left" w:pos="2520"/>
          <w:tab w:val="left" w:pos="2610"/>
          <w:tab w:val="left" w:pos="2790"/>
        </w:tabs>
        <w:ind w:left="2340" w:hanging="180"/>
        <w:jc w:val="both"/>
        <w:rPr>
          <w:szCs w:val="24"/>
        </w:rPr>
      </w:pPr>
      <w:r w:rsidRPr="000E35FC">
        <w:rPr>
          <w:szCs w:val="24"/>
        </w:rPr>
        <w:t xml:space="preserve">Sufficient illumination bulb with adjustable timer to get off. </w:t>
      </w:r>
    </w:p>
    <w:p w14:paraId="44F2CE4D" w14:textId="77777777" w:rsidR="008A7447" w:rsidRPr="008E5B2B" w:rsidRDefault="008A7447" w:rsidP="008E5B2B">
      <w:pPr>
        <w:pStyle w:val="Heading3"/>
        <w:numPr>
          <w:ilvl w:val="2"/>
          <w:numId w:val="32"/>
        </w:numPr>
        <w:spacing w:line="360" w:lineRule="auto"/>
        <w:ind w:firstLine="810"/>
        <w:jc w:val="both"/>
        <w:rPr>
          <w:b w:val="0"/>
          <w:snapToGrid w:val="0"/>
        </w:rPr>
      </w:pPr>
      <w:r w:rsidRPr="00206142">
        <w:rPr>
          <w:snapToGrid w:val="0"/>
        </w:rPr>
        <w:t xml:space="preserve"> </w:t>
      </w:r>
      <w:bookmarkStart w:id="269" w:name="_Toc458515025"/>
      <w:r w:rsidR="00DE050D" w:rsidRPr="00A52CE3">
        <w:rPr>
          <w:snapToGrid w:val="0"/>
        </w:rPr>
        <w:t>Bottom connections</w:t>
      </w:r>
      <w:bookmarkEnd w:id="269"/>
    </w:p>
    <w:p w14:paraId="31E14175" w14:textId="77777777" w:rsidR="008A7447" w:rsidRPr="000E35FC" w:rsidRDefault="008A7447" w:rsidP="00206142">
      <w:pPr>
        <w:pStyle w:val="ListParagraph"/>
        <w:numPr>
          <w:ilvl w:val="0"/>
          <w:numId w:val="39"/>
        </w:numPr>
        <w:ind w:left="2340" w:hanging="180"/>
        <w:jc w:val="both"/>
        <w:rPr>
          <w:szCs w:val="24"/>
        </w:rPr>
      </w:pPr>
      <w:r w:rsidRPr="000E35FC">
        <w:rPr>
          <w:szCs w:val="24"/>
        </w:rPr>
        <w:t xml:space="preserve">Flush bottom valve is in the scope of the Process tank </w:t>
      </w:r>
      <w:proofErr w:type="gramStart"/>
      <w:r w:rsidRPr="000E35FC">
        <w:rPr>
          <w:szCs w:val="24"/>
        </w:rPr>
        <w:t>supplier</w:t>
      </w:r>
      <w:proofErr w:type="gramEnd"/>
      <w:r w:rsidRPr="000E35FC">
        <w:rPr>
          <w:szCs w:val="24"/>
        </w:rPr>
        <w:t xml:space="preserve"> and it </w:t>
      </w:r>
      <w:proofErr w:type="gramStart"/>
      <w:r w:rsidRPr="000E35FC">
        <w:rPr>
          <w:szCs w:val="24"/>
        </w:rPr>
        <w:t>has to</w:t>
      </w:r>
      <w:proofErr w:type="gramEnd"/>
      <w:r w:rsidRPr="000E35FC">
        <w:rPr>
          <w:szCs w:val="24"/>
        </w:rPr>
        <w:t xml:space="preserve"> be considered as a </w:t>
      </w:r>
      <w:proofErr w:type="gramStart"/>
      <w:r w:rsidRPr="000E35FC">
        <w:rPr>
          <w:szCs w:val="24"/>
        </w:rPr>
        <w:t>bought out</w:t>
      </w:r>
      <w:proofErr w:type="gramEnd"/>
      <w:r w:rsidRPr="000E35FC">
        <w:rPr>
          <w:szCs w:val="24"/>
        </w:rPr>
        <w:t xml:space="preserve"> component. </w:t>
      </w:r>
    </w:p>
    <w:p w14:paraId="2998E50B" w14:textId="77777777" w:rsidR="008A7447" w:rsidRPr="00DF04B1" w:rsidRDefault="008A7447" w:rsidP="00DF04B1">
      <w:pPr>
        <w:pStyle w:val="ListParagraph"/>
        <w:numPr>
          <w:ilvl w:val="0"/>
          <w:numId w:val="39"/>
        </w:numPr>
        <w:ind w:left="2340" w:hanging="180"/>
        <w:jc w:val="both"/>
        <w:rPr>
          <w:szCs w:val="24"/>
        </w:rPr>
      </w:pPr>
      <w:r w:rsidRPr="0082030A">
        <w:rPr>
          <w:szCs w:val="24"/>
        </w:rPr>
        <w:t>Flush bottom valve should be from an approved valve supplier like Nova septi</w:t>
      </w:r>
      <w:r>
        <w:rPr>
          <w:szCs w:val="24"/>
        </w:rPr>
        <w:t>c and s</w:t>
      </w:r>
      <w:r w:rsidRPr="000E35FC">
        <w:rPr>
          <w:szCs w:val="24"/>
        </w:rPr>
        <w:t>hould be manual diaphragm valve.</w:t>
      </w:r>
    </w:p>
    <w:p w14:paraId="6997B208" w14:textId="77777777" w:rsidR="008A7447" w:rsidRPr="00DF04B1" w:rsidRDefault="008A7447" w:rsidP="00DF04B1">
      <w:pPr>
        <w:pStyle w:val="Heading3"/>
        <w:numPr>
          <w:ilvl w:val="2"/>
          <w:numId w:val="32"/>
        </w:numPr>
        <w:spacing w:line="360" w:lineRule="auto"/>
        <w:ind w:firstLine="810"/>
        <w:jc w:val="both"/>
        <w:rPr>
          <w:b w:val="0"/>
          <w:snapToGrid w:val="0"/>
        </w:rPr>
      </w:pPr>
      <w:r w:rsidRPr="00206142">
        <w:rPr>
          <w:snapToGrid w:val="0"/>
        </w:rPr>
        <w:lastRenderedPageBreak/>
        <w:t xml:space="preserve"> </w:t>
      </w:r>
      <w:r w:rsidR="000E35FC">
        <w:rPr>
          <w:snapToGrid w:val="0"/>
        </w:rPr>
        <w:t xml:space="preserve"> </w:t>
      </w:r>
      <w:bookmarkStart w:id="270" w:name="_Toc458515026"/>
      <w:r w:rsidR="00DE050D" w:rsidRPr="004D6F88">
        <w:rPr>
          <w:snapToGrid w:val="0"/>
        </w:rPr>
        <w:t xml:space="preserve">Surface </w:t>
      </w:r>
      <w:r w:rsidR="00DE050D">
        <w:rPr>
          <w:snapToGrid w:val="0"/>
        </w:rPr>
        <w:t>f</w:t>
      </w:r>
      <w:r w:rsidR="00DE050D" w:rsidRPr="000E35FC">
        <w:rPr>
          <w:snapToGrid w:val="0"/>
        </w:rPr>
        <w:t>inish of the vessel</w:t>
      </w:r>
      <w:bookmarkEnd w:id="270"/>
    </w:p>
    <w:p w14:paraId="7B95D157" w14:textId="77777777" w:rsidR="008A7447" w:rsidRDefault="000E35FC" w:rsidP="00206142">
      <w:pPr>
        <w:pStyle w:val="ListParagraph"/>
        <w:numPr>
          <w:ilvl w:val="0"/>
          <w:numId w:val="40"/>
        </w:numPr>
        <w:ind w:left="2340" w:hanging="180"/>
        <w:jc w:val="both"/>
        <w:rPr>
          <w:szCs w:val="24"/>
        </w:rPr>
      </w:pPr>
      <w:r>
        <w:rPr>
          <w:szCs w:val="24"/>
        </w:rPr>
        <w:t xml:space="preserve"> </w:t>
      </w:r>
      <w:r w:rsidR="008A7447" w:rsidRPr="0082030A">
        <w:rPr>
          <w:szCs w:val="24"/>
        </w:rPr>
        <w:t>The vessel should be mechanically polished and electro polished.</w:t>
      </w:r>
    </w:p>
    <w:p w14:paraId="3D8D0126" w14:textId="77777777" w:rsidR="008A7447" w:rsidRDefault="000E35FC" w:rsidP="00206142">
      <w:pPr>
        <w:pStyle w:val="ListParagraph"/>
        <w:numPr>
          <w:ilvl w:val="0"/>
          <w:numId w:val="40"/>
        </w:numPr>
        <w:ind w:left="2340" w:hanging="180"/>
        <w:jc w:val="both"/>
        <w:rPr>
          <w:szCs w:val="24"/>
        </w:rPr>
      </w:pPr>
      <w:r>
        <w:rPr>
          <w:szCs w:val="24"/>
        </w:rPr>
        <w:t xml:space="preserve"> </w:t>
      </w:r>
      <w:r w:rsidR="008A7447" w:rsidRPr="0082030A">
        <w:rPr>
          <w:szCs w:val="24"/>
        </w:rPr>
        <w:t xml:space="preserve">Ra max should not be more than 0.4µm </w:t>
      </w:r>
    </w:p>
    <w:p w14:paraId="6571E319" w14:textId="77777777" w:rsidR="00785757" w:rsidRPr="00DB0301" w:rsidRDefault="008A7447" w:rsidP="00785757">
      <w:pPr>
        <w:pStyle w:val="ListParagraph"/>
        <w:numPr>
          <w:ilvl w:val="0"/>
          <w:numId w:val="40"/>
        </w:numPr>
        <w:ind w:left="2340" w:hanging="180"/>
        <w:jc w:val="both"/>
        <w:rPr>
          <w:szCs w:val="24"/>
        </w:rPr>
      </w:pPr>
      <w:r w:rsidRPr="00DB0301">
        <w:rPr>
          <w:szCs w:val="24"/>
        </w:rPr>
        <w:t>Refer Table SF-7 ASME BPE 2009 for Acceptance criteria for product contact surface finished of vessels.</w:t>
      </w:r>
    </w:p>
    <w:p w14:paraId="5D221D2F" w14:textId="77777777" w:rsidR="008A7447" w:rsidRDefault="00DE050D" w:rsidP="00206142">
      <w:pPr>
        <w:pStyle w:val="Heading3"/>
        <w:numPr>
          <w:ilvl w:val="2"/>
          <w:numId w:val="32"/>
        </w:numPr>
        <w:spacing w:line="360" w:lineRule="auto"/>
        <w:ind w:firstLine="810"/>
        <w:rPr>
          <w:snapToGrid w:val="0"/>
        </w:rPr>
      </w:pPr>
      <w:r>
        <w:rPr>
          <w:snapToGrid w:val="0"/>
        </w:rPr>
        <w:t xml:space="preserve"> </w:t>
      </w:r>
      <w:r w:rsidR="00A77254">
        <w:rPr>
          <w:snapToGrid w:val="0"/>
        </w:rPr>
        <w:t xml:space="preserve"> </w:t>
      </w:r>
      <w:bookmarkStart w:id="271" w:name="_Toc458515027"/>
      <w:r w:rsidR="008A7447" w:rsidRPr="00206142">
        <w:rPr>
          <w:snapToGrid w:val="0"/>
        </w:rPr>
        <w:t>Vessel Insulation</w:t>
      </w:r>
      <w:bookmarkEnd w:id="271"/>
    </w:p>
    <w:tbl>
      <w:tblPr>
        <w:tblStyle w:val="TableGrid"/>
        <w:tblW w:w="0" w:type="auto"/>
        <w:tblInd w:w="198" w:type="dxa"/>
        <w:tblLook w:val="04A0" w:firstRow="1" w:lastRow="0" w:firstColumn="1" w:lastColumn="0" w:noHBand="0" w:noVBand="1"/>
      </w:tblPr>
      <w:tblGrid>
        <w:gridCol w:w="765"/>
        <w:gridCol w:w="2108"/>
        <w:gridCol w:w="7559"/>
      </w:tblGrid>
      <w:tr w:rsidR="00DE050D" w14:paraId="06403626" w14:textId="77777777" w:rsidTr="00206142">
        <w:tc>
          <w:tcPr>
            <w:tcW w:w="767" w:type="dxa"/>
            <w:vAlign w:val="center"/>
          </w:tcPr>
          <w:p w14:paraId="00C66B85" w14:textId="77777777" w:rsidR="00DE050D" w:rsidRPr="0047609A" w:rsidRDefault="00DE050D">
            <w:pPr>
              <w:rPr>
                <w:b/>
                <w:bCs/>
                <w:lang w:eastAsia="en-US"/>
              </w:rPr>
            </w:pPr>
            <w:r w:rsidRPr="0047609A">
              <w:rPr>
                <w:b/>
                <w:bCs/>
                <w:lang w:eastAsia="en-US"/>
              </w:rPr>
              <w:t>Sl. No</w:t>
            </w:r>
          </w:p>
        </w:tc>
        <w:tc>
          <w:tcPr>
            <w:tcW w:w="2113" w:type="dxa"/>
            <w:vAlign w:val="center"/>
          </w:tcPr>
          <w:p w14:paraId="57177FD1" w14:textId="77777777" w:rsidR="00DE050D" w:rsidRPr="0047609A" w:rsidRDefault="00DE050D">
            <w:pPr>
              <w:rPr>
                <w:b/>
                <w:bCs/>
                <w:lang w:eastAsia="en-US"/>
              </w:rPr>
            </w:pPr>
            <w:r w:rsidRPr="0047609A">
              <w:rPr>
                <w:b/>
                <w:bCs/>
                <w:lang w:eastAsia="en-US"/>
              </w:rPr>
              <w:t>Description</w:t>
            </w:r>
          </w:p>
        </w:tc>
        <w:tc>
          <w:tcPr>
            <w:tcW w:w="7605" w:type="dxa"/>
            <w:vAlign w:val="center"/>
          </w:tcPr>
          <w:p w14:paraId="3B8F5F1A" w14:textId="77777777" w:rsidR="00DE050D" w:rsidRPr="0047609A" w:rsidRDefault="00DE050D">
            <w:pPr>
              <w:rPr>
                <w:b/>
                <w:bCs/>
                <w:lang w:eastAsia="en-US"/>
              </w:rPr>
            </w:pPr>
            <w:r w:rsidRPr="0047609A">
              <w:rPr>
                <w:b/>
                <w:bCs/>
                <w:lang w:eastAsia="en-US"/>
              </w:rPr>
              <w:t xml:space="preserve">Specification </w:t>
            </w:r>
          </w:p>
        </w:tc>
      </w:tr>
      <w:tr w:rsidR="00DE050D" w14:paraId="294D8185" w14:textId="77777777" w:rsidTr="00206142">
        <w:tc>
          <w:tcPr>
            <w:tcW w:w="767" w:type="dxa"/>
            <w:vAlign w:val="center"/>
          </w:tcPr>
          <w:p w14:paraId="686A1124" w14:textId="77777777" w:rsidR="00DE050D" w:rsidRDefault="00DE050D">
            <w:pPr>
              <w:rPr>
                <w:lang w:eastAsia="en-US"/>
              </w:rPr>
            </w:pPr>
            <w:r>
              <w:rPr>
                <w:lang w:eastAsia="en-US"/>
              </w:rPr>
              <w:t>1.</w:t>
            </w:r>
          </w:p>
        </w:tc>
        <w:tc>
          <w:tcPr>
            <w:tcW w:w="2113" w:type="dxa"/>
            <w:vAlign w:val="center"/>
          </w:tcPr>
          <w:p w14:paraId="48207AE7" w14:textId="77777777" w:rsidR="00DE050D" w:rsidRDefault="00DE050D">
            <w:pPr>
              <w:rPr>
                <w:lang w:eastAsia="en-US"/>
              </w:rPr>
            </w:pPr>
            <w:r w:rsidRPr="00B65604">
              <w:rPr>
                <w:caps/>
                <w:szCs w:val="24"/>
              </w:rPr>
              <w:t>I</w:t>
            </w:r>
            <w:r w:rsidRPr="00B65604">
              <w:rPr>
                <w:szCs w:val="24"/>
              </w:rPr>
              <w:t>nsulation</w:t>
            </w:r>
          </w:p>
        </w:tc>
        <w:tc>
          <w:tcPr>
            <w:tcW w:w="7605" w:type="dxa"/>
            <w:vAlign w:val="center"/>
          </w:tcPr>
          <w:p w14:paraId="2117CE2E" w14:textId="77777777" w:rsidR="00DE050D" w:rsidRDefault="00DE050D">
            <w:pPr>
              <w:rPr>
                <w:lang w:eastAsia="en-US"/>
              </w:rPr>
            </w:pPr>
            <w:r w:rsidRPr="00B65604">
              <w:rPr>
                <w:szCs w:val="24"/>
              </w:rPr>
              <w:t>Covering the cylindrical and bottom dish portion of the vessel</w:t>
            </w:r>
            <w:r w:rsidRPr="00B65604">
              <w:rPr>
                <w:caps/>
                <w:szCs w:val="24"/>
              </w:rPr>
              <w:t>.</w:t>
            </w:r>
          </w:p>
        </w:tc>
      </w:tr>
      <w:tr w:rsidR="00DE050D" w14:paraId="0BF9A117" w14:textId="77777777" w:rsidTr="00206142">
        <w:tc>
          <w:tcPr>
            <w:tcW w:w="767" w:type="dxa"/>
            <w:vAlign w:val="center"/>
          </w:tcPr>
          <w:p w14:paraId="1D6E97BF" w14:textId="77777777" w:rsidR="00DE050D" w:rsidRDefault="00DE050D">
            <w:pPr>
              <w:rPr>
                <w:lang w:eastAsia="en-US"/>
              </w:rPr>
            </w:pPr>
            <w:r>
              <w:rPr>
                <w:lang w:eastAsia="en-US"/>
              </w:rPr>
              <w:t>2.</w:t>
            </w:r>
          </w:p>
        </w:tc>
        <w:tc>
          <w:tcPr>
            <w:tcW w:w="2113" w:type="dxa"/>
            <w:vAlign w:val="center"/>
          </w:tcPr>
          <w:p w14:paraId="36C0385A" w14:textId="77777777" w:rsidR="00DE050D" w:rsidRDefault="00DE050D">
            <w:pPr>
              <w:rPr>
                <w:lang w:eastAsia="en-US"/>
              </w:rPr>
            </w:pPr>
            <w:r w:rsidRPr="00B65604">
              <w:rPr>
                <w:szCs w:val="24"/>
              </w:rPr>
              <w:t>Surface Temperature</w:t>
            </w:r>
          </w:p>
        </w:tc>
        <w:tc>
          <w:tcPr>
            <w:tcW w:w="7605" w:type="dxa"/>
            <w:vAlign w:val="center"/>
          </w:tcPr>
          <w:p w14:paraId="073EB6DB" w14:textId="77777777" w:rsidR="00DE050D" w:rsidRDefault="00DE050D">
            <w:pPr>
              <w:rPr>
                <w:lang w:eastAsia="en-US"/>
              </w:rPr>
            </w:pPr>
            <w:r w:rsidRPr="00B65604">
              <w:rPr>
                <w:szCs w:val="24"/>
              </w:rPr>
              <w:t>Ambient (19 Deg. C)</w:t>
            </w:r>
          </w:p>
        </w:tc>
      </w:tr>
      <w:tr w:rsidR="00DE050D" w14:paraId="69053F74" w14:textId="77777777" w:rsidTr="00206142">
        <w:tc>
          <w:tcPr>
            <w:tcW w:w="767" w:type="dxa"/>
            <w:vAlign w:val="center"/>
          </w:tcPr>
          <w:p w14:paraId="02A5A54F" w14:textId="77777777" w:rsidR="00DE050D" w:rsidRDefault="00DE050D">
            <w:pPr>
              <w:rPr>
                <w:lang w:eastAsia="en-US"/>
              </w:rPr>
            </w:pPr>
            <w:r>
              <w:rPr>
                <w:lang w:eastAsia="en-US"/>
              </w:rPr>
              <w:t>3.</w:t>
            </w:r>
          </w:p>
        </w:tc>
        <w:tc>
          <w:tcPr>
            <w:tcW w:w="2113" w:type="dxa"/>
            <w:vAlign w:val="center"/>
          </w:tcPr>
          <w:p w14:paraId="27C372C9" w14:textId="77777777" w:rsidR="00DE050D" w:rsidRDefault="00DE050D">
            <w:pPr>
              <w:rPr>
                <w:lang w:eastAsia="en-US"/>
              </w:rPr>
            </w:pPr>
            <w:r w:rsidRPr="00B65604">
              <w:rPr>
                <w:caps/>
                <w:szCs w:val="24"/>
              </w:rPr>
              <w:t>I</w:t>
            </w:r>
            <w:r w:rsidRPr="00B65604">
              <w:rPr>
                <w:szCs w:val="24"/>
              </w:rPr>
              <w:t>nsulation type</w:t>
            </w:r>
          </w:p>
        </w:tc>
        <w:tc>
          <w:tcPr>
            <w:tcW w:w="7605" w:type="dxa"/>
            <w:vAlign w:val="center"/>
          </w:tcPr>
          <w:p w14:paraId="10174D82" w14:textId="77777777" w:rsidR="00DE050D" w:rsidRDefault="00DE050D">
            <w:pPr>
              <w:rPr>
                <w:lang w:eastAsia="en-US"/>
              </w:rPr>
            </w:pPr>
            <w:r w:rsidRPr="00B65604">
              <w:rPr>
                <w:szCs w:val="24"/>
              </w:rPr>
              <w:t>Hot &amp; cold</w:t>
            </w:r>
          </w:p>
        </w:tc>
      </w:tr>
      <w:tr w:rsidR="00DE050D" w14:paraId="562DD49F" w14:textId="77777777" w:rsidTr="00206142">
        <w:tc>
          <w:tcPr>
            <w:tcW w:w="767" w:type="dxa"/>
            <w:vAlign w:val="center"/>
          </w:tcPr>
          <w:p w14:paraId="09602D12" w14:textId="77777777" w:rsidR="00DE050D" w:rsidRDefault="00DE050D">
            <w:pPr>
              <w:rPr>
                <w:lang w:eastAsia="en-US"/>
              </w:rPr>
            </w:pPr>
            <w:r>
              <w:rPr>
                <w:lang w:eastAsia="en-US"/>
              </w:rPr>
              <w:t>4.</w:t>
            </w:r>
          </w:p>
        </w:tc>
        <w:tc>
          <w:tcPr>
            <w:tcW w:w="2113" w:type="dxa"/>
            <w:vAlign w:val="center"/>
          </w:tcPr>
          <w:p w14:paraId="49ADBC8B" w14:textId="77777777" w:rsidR="00DE050D" w:rsidRDefault="00DE050D">
            <w:pPr>
              <w:rPr>
                <w:lang w:eastAsia="en-US"/>
              </w:rPr>
            </w:pPr>
            <w:r w:rsidRPr="00B65604">
              <w:rPr>
                <w:szCs w:val="24"/>
              </w:rPr>
              <w:t>Insulation material</w:t>
            </w:r>
          </w:p>
        </w:tc>
        <w:tc>
          <w:tcPr>
            <w:tcW w:w="7605" w:type="dxa"/>
            <w:vAlign w:val="center"/>
          </w:tcPr>
          <w:p w14:paraId="2926F265" w14:textId="77777777" w:rsidR="00DE050D" w:rsidRDefault="00DE050D">
            <w:pPr>
              <w:rPr>
                <w:lang w:eastAsia="en-US"/>
              </w:rPr>
            </w:pPr>
            <w:r w:rsidRPr="00B65604">
              <w:rPr>
                <w:szCs w:val="24"/>
              </w:rPr>
              <w:t>Aluminum foil, followed by mineral wool (Density: 48 kg/</w:t>
            </w:r>
            <w:proofErr w:type="spellStart"/>
            <w:r w:rsidRPr="00B65604">
              <w:rPr>
                <w:szCs w:val="24"/>
              </w:rPr>
              <w:t>cu.m</w:t>
            </w:r>
            <w:proofErr w:type="spellEnd"/>
            <w:r w:rsidRPr="00B65604">
              <w:rPr>
                <w:szCs w:val="24"/>
              </w:rPr>
              <w:t>. Free Cl&lt;25 ppm) Followed by aluminum foil and PUF (Density: 40 kg/</w:t>
            </w:r>
            <w:proofErr w:type="spellStart"/>
            <w:r w:rsidRPr="00B65604">
              <w:rPr>
                <w:szCs w:val="24"/>
              </w:rPr>
              <w:t>cu.m</w:t>
            </w:r>
            <w:proofErr w:type="spellEnd"/>
            <w:r w:rsidRPr="00B65604">
              <w:rPr>
                <w:szCs w:val="24"/>
              </w:rPr>
              <w:t>.) Filled between the aluminum foil and the outer cladding sheet (</w:t>
            </w:r>
            <w:r>
              <w:rPr>
                <w:szCs w:val="24"/>
              </w:rPr>
              <w:t>3</w:t>
            </w:r>
            <w:r w:rsidRPr="00B65604">
              <w:rPr>
                <w:szCs w:val="24"/>
              </w:rPr>
              <w:t xml:space="preserve"> mm thick in AISI 304)</w:t>
            </w:r>
          </w:p>
        </w:tc>
      </w:tr>
      <w:tr w:rsidR="00DE050D" w14:paraId="18652A8B" w14:textId="77777777" w:rsidTr="00206142">
        <w:tc>
          <w:tcPr>
            <w:tcW w:w="767" w:type="dxa"/>
            <w:vAlign w:val="center"/>
          </w:tcPr>
          <w:p w14:paraId="3742BFFD" w14:textId="77777777" w:rsidR="00DE050D" w:rsidRDefault="00DE050D">
            <w:pPr>
              <w:rPr>
                <w:lang w:eastAsia="en-US"/>
              </w:rPr>
            </w:pPr>
            <w:r>
              <w:rPr>
                <w:lang w:eastAsia="en-US"/>
              </w:rPr>
              <w:t>5.</w:t>
            </w:r>
          </w:p>
        </w:tc>
        <w:tc>
          <w:tcPr>
            <w:tcW w:w="2113" w:type="dxa"/>
            <w:vAlign w:val="center"/>
          </w:tcPr>
          <w:p w14:paraId="16CC19CA" w14:textId="77777777" w:rsidR="00DE050D" w:rsidRDefault="00DE050D">
            <w:pPr>
              <w:rPr>
                <w:lang w:eastAsia="en-US"/>
              </w:rPr>
            </w:pPr>
            <w:r w:rsidRPr="00B65604">
              <w:rPr>
                <w:szCs w:val="24"/>
              </w:rPr>
              <w:t>Cladding</w:t>
            </w:r>
          </w:p>
        </w:tc>
        <w:tc>
          <w:tcPr>
            <w:tcW w:w="7605" w:type="dxa"/>
            <w:vAlign w:val="center"/>
          </w:tcPr>
          <w:p w14:paraId="2F061BCC" w14:textId="77777777" w:rsidR="00DE050D" w:rsidRDefault="00DE050D">
            <w:pPr>
              <w:rPr>
                <w:lang w:eastAsia="en-US"/>
              </w:rPr>
            </w:pPr>
            <w:r>
              <w:rPr>
                <w:szCs w:val="24"/>
              </w:rPr>
              <w:t>3</w:t>
            </w:r>
            <w:r w:rsidRPr="00B65604">
              <w:rPr>
                <w:szCs w:val="24"/>
              </w:rPr>
              <w:t>mm AISI 304 – fully welded construction</w:t>
            </w:r>
          </w:p>
        </w:tc>
      </w:tr>
    </w:tbl>
    <w:p w14:paraId="7C1DCA45" w14:textId="77777777" w:rsidR="008A7447" w:rsidRDefault="008A7447" w:rsidP="00206142">
      <w:pPr>
        <w:rPr>
          <w:szCs w:val="24"/>
        </w:rPr>
      </w:pPr>
    </w:p>
    <w:p w14:paraId="1DE5A69D" w14:textId="77777777" w:rsidR="008A7447" w:rsidRPr="00206142" w:rsidRDefault="008A7447" w:rsidP="008A7447">
      <w:pPr>
        <w:ind w:left="1620"/>
        <w:rPr>
          <w:i/>
          <w:sz w:val="20"/>
        </w:rPr>
      </w:pPr>
      <w:r w:rsidRPr="00206142">
        <w:rPr>
          <w:b/>
          <w:i/>
          <w:sz w:val="20"/>
        </w:rPr>
        <w:t>NOTE:</w:t>
      </w:r>
    </w:p>
    <w:p w14:paraId="0E359E18" w14:textId="77777777" w:rsidR="008A7447" w:rsidRPr="00206142" w:rsidRDefault="008A7447" w:rsidP="008A7447">
      <w:pPr>
        <w:pStyle w:val="ListParagraph"/>
        <w:numPr>
          <w:ilvl w:val="0"/>
          <w:numId w:val="1"/>
        </w:numPr>
        <w:ind w:left="1620"/>
        <w:rPr>
          <w:i/>
          <w:sz w:val="20"/>
        </w:rPr>
      </w:pPr>
      <w:r w:rsidRPr="00206142">
        <w:rPr>
          <w:i/>
          <w:sz w:val="20"/>
        </w:rPr>
        <w:t xml:space="preserve">All nozzles on jacket to be provided with </w:t>
      </w:r>
      <w:r w:rsidRPr="00206142">
        <w:rPr>
          <w:b/>
          <w:i/>
          <w:color w:val="000000" w:themeColor="text1"/>
          <w:sz w:val="20"/>
        </w:rPr>
        <w:t>PTFE</w:t>
      </w:r>
      <w:r w:rsidRPr="00206142">
        <w:rPr>
          <w:i/>
          <w:sz w:val="20"/>
        </w:rPr>
        <w:t xml:space="preserve"> (non-asbestos Teflon wrapped gasket) (Champion AF 120 – 0.5 mm X 6 layers) with counter flange in AISI 304 and bolts and nuts in AISI 304.</w:t>
      </w:r>
    </w:p>
    <w:p w14:paraId="39FEB604" w14:textId="77777777" w:rsidR="008A7447" w:rsidRPr="00206142" w:rsidRDefault="008A7447" w:rsidP="008A7447">
      <w:pPr>
        <w:numPr>
          <w:ilvl w:val="0"/>
          <w:numId w:val="1"/>
        </w:numPr>
        <w:ind w:left="1620"/>
        <w:rPr>
          <w:i/>
          <w:sz w:val="20"/>
        </w:rPr>
      </w:pPr>
      <w:r w:rsidRPr="00206142">
        <w:rPr>
          <w:i/>
          <w:sz w:val="20"/>
        </w:rPr>
        <w:t xml:space="preserve">All top dish nozzles to be provided with PTFE gasket with counter flange/ferrule in AISI 316L and bolts and nuts/clamp in AISI 316 </w:t>
      </w:r>
    </w:p>
    <w:p w14:paraId="7B99933D" w14:textId="77777777" w:rsidR="008A7447" w:rsidRPr="00206142" w:rsidRDefault="008A7447" w:rsidP="008A7447">
      <w:pPr>
        <w:numPr>
          <w:ilvl w:val="0"/>
          <w:numId w:val="1"/>
        </w:numPr>
        <w:tabs>
          <w:tab w:val="left" w:pos="9990"/>
        </w:tabs>
        <w:ind w:left="1620"/>
        <w:rPr>
          <w:i/>
          <w:sz w:val="20"/>
        </w:rPr>
      </w:pPr>
      <w:r w:rsidRPr="00206142">
        <w:rPr>
          <w:i/>
          <w:sz w:val="20"/>
        </w:rPr>
        <w:t xml:space="preserve">All spare nozzles to be provided with Blind flanges/ferrule of the same MOC as the nozzle. </w:t>
      </w:r>
    </w:p>
    <w:p w14:paraId="4DB2788E" w14:textId="3E1A3D1B" w:rsidR="008A7447" w:rsidRPr="00206142" w:rsidRDefault="00AA7666" w:rsidP="008A7447">
      <w:pPr>
        <w:numPr>
          <w:ilvl w:val="0"/>
          <w:numId w:val="1"/>
        </w:numPr>
        <w:ind w:left="1620"/>
        <w:rPr>
          <w:i/>
          <w:sz w:val="20"/>
        </w:rPr>
      </w:pPr>
      <w:r>
        <w:rPr>
          <w:i/>
          <w:sz w:val="20"/>
        </w:rPr>
        <w:t xml:space="preserve">Earthing </w:t>
      </w:r>
      <w:r w:rsidR="008A7447" w:rsidRPr="00206142">
        <w:rPr>
          <w:i/>
          <w:sz w:val="20"/>
        </w:rPr>
        <w:t>to be provided on the vessel leg</w:t>
      </w:r>
    </w:p>
    <w:p w14:paraId="52C7C0EB" w14:textId="77777777" w:rsidR="008A7447" w:rsidRPr="00206142" w:rsidRDefault="008A7447" w:rsidP="008A7447">
      <w:pPr>
        <w:numPr>
          <w:ilvl w:val="0"/>
          <w:numId w:val="1"/>
        </w:numPr>
        <w:ind w:left="1620"/>
        <w:rPr>
          <w:i/>
          <w:sz w:val="20"/>
        </w:rPr>
      </w:pPr>
      <w:r w:rsidRPr="00206142">
        <w:rPr>
          <w:i/>
          <w:sz w:val="20"/>
        </w:rPr>
        <w:t>The clear size of the civil cut-out required for the erection to be indicated by vessel manufacturer.</w:t>
      </w:r>
    </w:p>
    <w:p w14:paraId="5440CF56" w14:textId="77777777" w:rsidR="008A7447" w:rsidRPr="00206142" w:rsidRDefault="008A7447" w:rsidP="008A7447">
      <w:pPr>
        <w:numPr>
          <w:ilvl w:val="0"/>
          <w:numId w:val="1"/>
        </w:numPr>
        <w:ind w:left="1620"/>
        <w:rPr>
          <w:i/>
          <w:sz w:val="20"/>
        </w:rPr>
      </w:pPr>
      <w:proofErr w:type="gramStart"/>
      <w:r w:rsidRPr="00206142">
        <w:rPr>
          <w:i/>
          <w:sz w:val="20"/>
        </w:rPr>
        <w:t>The nozzle</w:t>
      </w:r>
      <w:proofErr w:type="gramEnd"/>
      <w:r w:rsidRPr="00206142">
        <w:rPr>
          <w:i/>
          <w:sz w:val="20"/>
        </w:rPr>
        <w:t xml:space="preserve"> orientation is only indicative and can change based on the requirements of the process.  All orientations are with respect to the manhole of the top dish.</w:t>
      </w:r>
    </w:p>
    <w:p w14:paraId="555EF985" w14:textId="77777777" w:rsidR="008A7447" w:rsidRPr="00206142" w:rsidRDefault="008A7447" w:rsidP="008A7447">
      <w:pPr>
        <w:numPr>
          <w:ilvl w:val="0"/>
          <w:numId w:val="1"/>
        </w:numPr>
        <w:ind w:left="1620"/>
        <w:rPr>
          <w:i/>
          <w:sz w:val="20"/>
        </w:rPr>
      </w:pPr>
      <w:r w:rsidRPr="00206142">
        <w:rPr>
          <w:i/>
          <w:sz w:val="20"/>
        </w:rPr>
        <w:t>Erection &amp; Commissioning shall be in vendor’s scope</w:t>
      </w:r>
    </w:p>
    <w:p w14:paraId="37975702" w14:textId="77777777" w:rsidR="008A7447" w:rsidRPr="00206142" w:rsidRDefault="008A7447" w:rsidP="008A7447">
      <w:pPr>
        <w:numPr>
          <w:ilvl w:val="0"/>
          <w:numId w:val="1"/>
        </w:numPr>
        <w:ind w:left="1620"/>
        <w:rPr>
          <w:i/>
          <w:sz w:val="20"/>
        </w:rPr>
      </w:pPr>
      <w:r w:rsidRPr="00206142">
        <w:rPr>
          <w:i/>
          <w:sz w:val="20"/>
        </w:rPr>
        <w:t>Empty &amp; Dynamic weight of the vessel to be indicated by the vendor</w:t>
      </w:r>
    </w:p>
    <w:p w14:paraId="43F1AC96" w14:textId="77777777" w:rsidR="005871CE" w:rsidRDefault="008A7447" w:rsidP="005D4A3E">
      <w:pPr>
        <w:numPr>
          <w:ilvl w:val="0"/>
          <w:numId w:val="1"/>
        </w:numPr>
        <w:ind w:left="1620"/>
        <w:rPr>
          <w:i/>
          <w:sz w:val="20"/>
        </w:rPr>
      </w:pPr>
      <w:r w:rsidRPr="00206142">
        <w:rPr>
          <w:i/>
          <w:sz w:val="20"/>
        </w:rPr>
        <w:t xml:space="preserve">Vendor </w:t>
      </w:r>
      <w:proofErr w:type="gramStart"/>
      <w:r w:rsidRPr="00206142">
        <w:rPr>
          <w:i/>
          <w:sz w:val="20"/>
        </w:rPr>
        <w:t>has to</w:t>
      </w:r>
      <w:proofErr w:type="gramEnd"/>
      <w:r w:rsidRPr="00206142">
        <w:rPr>
          <w:i/>
          <w:sz w:val="20"/>
        </w:rPr>
        <w:t xml:space="preserve"> provide mechanical design calculations and insulation thickness calculations along with offer</w:t>
      </w:r>
    </w:p>
    <w:p w14:paraId="346ED23E" w14:textId="77777777" w:rsidR="00AA7666" w:rsidRDefault="00AA7666" w:rsidP="00AB52DE">
      <w:pPr>
        <w:rPr>
          <w:i/>
          <w:sz w:val="20"/>
        </w:rPr>
      </w:pPr>
    </w:p>
    <w:p w14:paraId="266905A1" w14:textId="77777777" w:rsidR="004C416A" w:rsidRPr="00AF133E" w:rsidRDefault="004C416A" w:rsidP="00AB52DE">
      <w:pPr>
        <w:rPr>
          <w:i/>
          <w:sz w:val="2"/>
        </w:rPr>
      </w:pPr>
    </w:p>
    <w:p w14:paraId="2609C82F" w14:textId="77777777" w:rsidR="004C416A" w:rsidRPr="00AF133E" w:rsidRDefault="004C416A" w:rsidP="00AB52DE">
      <w:pPr>
        <w:rPr>
          <w:b/>
          <w:sz w:val="10"/>
        </w:rPr>
      </w:pPr>
    </w:p>
    <w:p w14:paraId="2EC0D66C" w14:textId="777F7FA0" w:rsidR="004C416A" w:rsidRDefault="004C416A" w:rsidP="00AB52DE">
      <w:pPr>
        <w:rPr>
          <w:i/>
          <w:sz w:val="20"/>
        </w:rPr>
      </w:pPr>
    </w:p>
    <w:p w14:paraId="36EEABBA" w14:textId="77777777" w:rsidR="004C416A" w:rsidRDefault="004C416A" w:rsidP="00AB52DE">
      <w:pPr>
        <w:rPr>
          <w:i/>
          <w:sz w:val="20"/>
        </w:rPr>
      </w:pPr>
    </w:p>
    <w:p w14:paraId="7D3EC4C6" w14:textId="77777777" w:rsidR="004C416A" w:rsidRDefault="004C416A" w:rsidP="00AB52DE">
      <w:pPr>
        <w:rPr>
          <w:i/>
          <w:sz w:val="20"/>
        </w:rPr>
      </w:pPr>
    </w:p>
    <w:p w14:paraId="6C0FE7B3" w14:textId="77777777" w:rsidR="004C416A" w:rsidRDefault="004C416A" w:rsidP="00AB52DE">
      <w:pPr>
        <w:rPr>
          <w:i/>
          <w:sz w:val="20"/>
        </w:rPr>
      </w:pPr>
    </w:p>
    <w:p w14:paraId="39389CF6" w14:textId="77777777" w:rsidR="004C416A" w:rsidRDefault="004C416A" w:rsidP="00AB52DE">
      <w:pPr>
        <w:rPr>
          <w:i/>
          <w:sz w:val="20"/>
        </w:rPr>
      </w:pPr>
    </w:p>
    <w:p w14:paraId="4BEA689A" w14:textId="77777777" w:rsidR="004C416A" w:rsidRDefault="004C416A" w:rsidP="00AB52DE">
      <w:pPr>
        <w:rPr>
          <w:i/>
          <w:sz w:val="20"/>
        </w:rPr>
      </w:pPr>
    </w:p>
    <w:p w14:paraId="7ABBB09C" w14:textId="77777777" w:rsidR="004C416A" w:rsidRDefault="004C416A" w:rsidP="00AB52DE">
      <w:pPr>
        <w:rPr>
          <w:i/>
          <w:sz w:val="20"/>
        </w:rPr>
      </w:pPr>
    </w:p>
    <w:p w14:paraId="0D735A9E" w14:textId="77777777" w:rsidR="004C416A" w:rsidRDefault="004C416A" w:rsidP="00AB52DE">
      <w:pPr>
        <w:rPr>
          <w:i/>
          <w:sz w:val="20"/>
        </w:rPr>
      </w:pPr>
    </w:p>
    <w:p w14:paraId="1D682250" w14:textId="77777777" w:rsidR="004C416A" w:rsidRDefault="004C416A" w:rsidP="00AB52DE">
      <w:pPr>
        <w:rPr>
          <w:i/>
          <w:sz w:val="20"/>
        </w:rPr>
      </w:pPr>
    </w:p>
    <w:p w14:paraId="3EF91268" w14:textId="77777777" w:rsidR="004C416A" w:rsidRDefault="004C416A" w:rsidP="00AB52DE">
      <w:pPr>
        <w:rPr>
          <w:i/>
          <w:sz w:val="20"/>
        </w:rPr>
      </w:pPr>
    </w:p>
    <w:p w14:paraId="6D4AE9A0" w14:textId="77777777" w:rsidR="004C416A" w:rsidRDefault="004C416A" w:rsidP="00AB52DE">
      <w:pPr>
        <w:rPr>
          <w:i/>
          <w:sz w:val="20"/>
        </w:rPr>
      </w:pPr>
    </w:p>
    <w:p w14:paraId="6DF197C2" w14:textId="77777777" w:rsidR="004C416A" w:rsidRDefault="004C416A" w:rsidP="00AB52DE">
      <w:pPr>
        <w:rPr>
          <w:i/>
          <w:sz w:val="20"/>
        </w:rPr>
      </w:pPr>
    </w:p>
    <w:p w14:paraId="6857D866" w14:textId="77777777" w:rsidR="004C416A" w:rsidRPr="00C15037" w:rsidRDefault="004C416A" w:rsidP="00AB52DE">
      <w:pPr>
        <w:rPr>
          <w:i/>
          <w:sz w:val="6"/>
        </w:rPr>
      </w:pPr>
    </w:p>
    <w:p w14:paraId="36E1C6C1" w14:textId="1838ADDB" w:rsidR="00AA7666" w:rsidRPr="005D4A3E" w:rsidRDefault="00AA7666" w:rsidP="005D4A3E">
      <w:pPr>
        <w:pStyle w:val="Heading1"/>
        <w:numPr>
          <w:ilvl w:val="0"/>
          <w:numId w:val="10"/>
        </w:numPr>
        <w:spacing w:line="360" w:lineRule="auto"/>
        <w:rPr>
          <w:b w:val="0"/>
        </w:rPr>
      </w:pPr>
      <w:r w:rsidRPr="005D4A3E">
        <w:rPr>
          <w:color w:val="auto"/>
        </w:rPr>
        <w:lastRenderedPageBreak/>
        <w:t xml:space="preserve">Revision History </w:t>
      </w:r>
    </w:p>
    <w:p w14:paraId="56AA3433" w14:textId="77777777" w:rsidR="00AB52DE" w:rsidRDefault="00AB52DE" w:rsidP="00AB52DE">
      <w:pPr>
        <w:rPr>
          <w:i/>
          <w:sz w:val="20"/>
        </w:rPr>
      </w:pPr>
    </w:p>
    <w:p w14:paraId="3244895A" w14:textId="50530DC8" w:rsidR="00AB52DE" w:rsidRPr="00C15037" w:rsidRDefault="00C15037" w:rsidP="00AB52DE">
      <w:pPr>
        <w:rPr>
          <w:i/>
          <w:sz w:val="2"/>
        </w:rPr>
      </w:pPr>
      <w:r>
        <w:rPr>
          <w:i/>
          <w:sz w:val="2"/>
        </w:rPr>
        <w:t>[</w:t>
      </w:r>
    </w:p>
    <w:tbl>
      <w:tblPr>
        <w:tblStyle w:val="TableGrid"/>
        <w:tblpPr w:leftFromText="180" w:rightFromText="180" w:vertAnchor="text" w:horzAnchor="margin" w:tblpX="250" w:tblpY="-66"/>
        <w:tblW w:w="4885" w:type="pct"/>
        <w:tblLook w:val="04A0" w:firstRow="1" w:lastRow="0" w:firstColumn="1" w:lastColumn="0" w:noHBand="0" w:noVBand="1"/>
      </w:tblPr>
      <w:tblGrid>
        <w:gridCol w:w="2262"/>
        <w:gridCol w:w="4574"/>
        <w:gridCol w:w="3550"/>
      </w:tblGrid>
      <w:tr w:rsidR="004F4B02" w14:paraId="7D7E57AF" w14:textId="77777777" w:rsidTr="005D4A3E">
        <w:tc>
          <w:tcPr>
            <w:tcW w:w="1089" w:type="pct"/>
          </w:tcPr>
          <w:p w14:paraId="4AEF5451" w14:textId="77777777" w:rsidR="004F4B02" w:rsidRPr="005D4A3E" w:rsidRDefault="004F4B02" w:rsidP="004F4B02">
            <w:pPr>
              <w:jc w:val="center"/>
              <w:rPr>
                <w:b/>
                <w:bCs/>
              </w:rPr>
            </w:pPr>
            <w:r w:rsidRPr="005D4A3E">
              <w:rPr>
                <w:b/>
                <w:bCs/>
              </w:rPr>
              <w:t>Version Number</w:t>
            </w:r>
          </w:p>
        </w:tc>
        <w:tc>
          <w:tcPr>
            <w:tcW w:w="2202" w:type="pct"/>
          </w:tcPr>
          <w:p w14:paraId="5A828516" w14:textId="77777777" w:rsidR="004F4B02" w:rsidRPr="005D4A3E" w:rsidRDefault="004F4B02" w:rsidP="004F4B02">
            <w:pPr>
              <w:jc w:val="center"/>
              <w:rPr>
                <w:b/>
                <w:bCs/>
              </w:rPr>
            </w:pPr>
            <w:r w:rsidRPr="005D4A3E">
              <w:rPr>
                <w:b/>
                <w:bCs/>
              </w:rPr>
              <w:t>Details of revision</w:t>
            </w:r>
          </w:p>
        </w:tc>
        <w:tc>
          <w:tcPr>
            <w:tcW w:w="1709" w:type="pct"/>
          </w:tcPr>
          <w:p w14:paraId="5C3878C7" w14:textId="77777777" w:rsidR="004F4B02" w:rsidRPr="005D4A3E" w:rsidRDefault="004F4B02" w:rsidP="004F4B02">
            <w:pPr>
              <w:jc w:val="center"/>
              <w:rPr>
                <w:b/>
                <w:bCs/>
              </w:rPr>
            </w:pPr>
            <w:r w:rsidRPr="005D4A3E">
              <w:rPr>
                <w:b/>
                <w:bCs/>
              </w:rPr>
              <w:t>Effective Date</w:t>
            </w:r>
          </w:p>
        </w:tc>
      </w:tr>
      <w:tr w:rsidR="004F4B02" w14:paraId="57587986" w14:textId="77777777" w:rsidTr="005D4A3E">
        <w:trPr>
          <w:trHeight w:val="1160"/>
        </w:trPr>
        <w:tc>
          <w:tcPr>
            <w:tcW w:w="1089" w:type="pct"/>
            <w:vAlign w:val="center"/>
          </w:tcPr>
          <w:p w14:paraId="72F6DC44" w14:textId="77777777" w:rsidR="004F4B02" w:rsidRPr="00DD7049" w:rsidRDefault="004F4B02" w:rsidP="004F4B02">
            <w:pPr>
              <w:jc w:val="center"/>
            </w:pPr>
            <w:r>
              <w:t>01</w:t>
            </w:r>
          </w:p>
        </w:tc>
        <w:tc>
          <w:tcPr>
            <w:tcW w:w="2202" w:type="pct"/>
            <w:vAlign w:val="center"/>
          </w:tcPr>
          <w:p w14:paraId="036D1B1C" w14:textId="77777777" w:rsidR="004F4B02" w:rsidRPr="00DD7049" w:rsidRDefault="004F4B02" w:rsidP="004F4B02">
            <w:pPr>
              <w:jc w:val="center"/>
            </w:pPr>
            <w:r>
              <w:t xml:space="preserve">Newly introduced </w:t>
            </w:r>
          </w:p>
        </w:tc>
        <w:tc>
          <w:tcPr>
            <w:tcW w:w="1709" w:type="pct"/>
            <w:vAlign w:val="center"/>
          </w:tcPr>
          <w:p w14:paraId="0BB5C523" w14:textId="396BA288" w:rsidR="004F4B02" w:rsidRPr="00DD7049" w:rsidRDefault="004F4B02" w:rsidP="004F4B02">
            <w:pPr>
              <w:jc w:val="center"/>
            </w:pPr>
            <w:r>
              <w:t>December 10, 2015</w:t>
            </w:r>
          </w:p>
        </w:tc>
      </w:tr>
    </w:tbl>
    <w:p w14:paraId="06A5D46C" w14:textId="65001C85" w:rsidR="00EC1A3A" w:rsidRDefault="00AA7666" w:rsidP="005D4A3E">
      <w:pPr>
        <w:pStyle w:val="Heading1"/>
        <w:numPr>
          <w:ilvl w:val="0"/>
          <w:numId w:val="0"/>
        </w:numPr>
        <w:spacing w:line="360" w:lineRule="auto"/>
        <w:rPr>
          <w:i/>
          <w:sz w:val="20"/>
        </w:rPr>
      </w:pPr>
      <w:r>
        <w:rPr>
          <w:i/>
          <w:sz w:val="20"/>
        </w:rPr>
        <w:t xml:space="preserve">    </w:t>
      </w:r>
    </w:p>
    <w:p w14:paraId="3D8F2B30" w14:textId="69604290" w:rsidR="00E762FF" w:rsidRPr="005D4A3E" w:rsidRDefault="00AA7666" w:rsidP="005D4A3E">
      <w:pPr>
        <w:pStyle w:val="Heading1"/>
        <w:numPr>
          <w:ilvl w:val="0"/>
          <w:numId w:val="0"/>
        </w:numPr>
        <w:spacing w:line="360" w:lineRule="auto"/>
        <w:rPr>
          <w:b w:val="0"/>
        </w:rPr>
      </w:pPr>
      <w:r>
        <w:rPr>
          <w:i/>
          <w:sz w:val="20"/>
        </w:rPr>
        <w:t xml:space="preserve"> </w:t>
      </w:r>
      <w:bookmarkStart w:id="272" w:name="_Toc458514650"/>
      <w:bookmarkStart w:id="273" w:name="_Toc458514717"/>
      <w:bookmarkStart w:id="274" w:name="_Toc458514772"/>
      <w:bookmarkStart w:id="275" w:name="_Toc458514846"/>
      <w:bookmarkStart w:id="276" w:name="_Toc458515028"/>
      <w:bookmarkStart w:id="277" w:name="_Toc458514651"/>
      <w:bookmarkStart w:id="278" w:name="_Toc458514718"/>
      <w:bookmarkStart w:id="279" w:name="_Toc458514773"/>
      <w:bookmarkStart w:id="280" w:name="_Toc458514847"/>
      <w:bookmarkStart w:id="281" w:name="_Toc458515029"/>
      <w:bookmarkStart w:id="282" w:name="_Toc458514652"/>
      <w:bookmarkStart w:id="283" w:name="_Toc458514719"/>
      <w:bookmarkStart w:id="284" w:name="_Toc458514774"/>
      <w:bookmarkStart w:id="285" w:name="_Toc458514848"/>
      <w:bookmarkStart w:id="286" w:name="_Toc458515030"/>
      <w:bookmarkStart w:id="287" w:name="_Toc458514653"/>
      <w:bookmarkStart w:id="288" w:name="_Toc458514720"/>
      <w:bookmarkStart w:id="289" w:name="_Toc458514775"/>
      <w:bookmarkStart w:id="290" w:name="_Toc458514849"/>
      <w:bookmarkStart w:id="291" w:name="_Toc458515031"/>
      <w:bookmarkStart w:id="292" w:name="_Toc453227672"/>
      <w:bookmarkStart w:id="293" w:name="_Toc458514654"/>
      <w:bookmarkStart w:id="294" w:name="_Toc458514721"/>
      <w:bookmarkStart w:id="295" w:name="_Toc458514776"/>
      <w:bookmarkStart w:id="296" w:name="_Toc458514850"/>
      <w:bookmarkStart w:id="297" w:name="_Toc458515032"/>
      <w:bookmarkStart w:id="298" w:name="_Toc458514656"/>
      <w:bookmarkStart w:id="299" w:name="_Toc458514723"/>
      <w:bookmarkStart w:id="300" w:name="_Toc458514778"/>
      <w:bookmarkStart w:id="301" w:name="_Toc458514852"/>
      <w:bookmarkStart w:id="302" w:name="_Toc458515034"/>
      <w:bookmarkStart w:id="303" w:name="_Toc45851505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rsidR="003F7C64">
        <w:t>8.</w:t>
      </w:r>
      <w:r w:rsidR="003F7C64" w:rsidRPr="005D4A3E">
        <w:rPr>
          <w:color w:val="auto"/>
        </w:rPr>
        <w:t xml:space="preserve"> Approval</w:t>
      </w:r>
      <w:r w:rsidR="00BD3889" w:rsidRPr="005D4A3E">
        <w:rPr>
          <w:color w:val="auto"/>
        </w:rPr>
        <w:t xml:space="preserve"> Details</w:t>
      </w:r>
      <w:bookmarkEnd w:id="303"/>
      <w:r w:rsidR="00BD3889" w:rsidRPr="005D4A3E">
        <w:rPr>
          <w:color w:val="auto"/>
        </w:rPr>
        <w:t xml:space="preserve"> </w:t>
      </w:r>
    </w:p>
    <w:p w14:paraId="3878AEC6" w14:textId="77777777" w:rsidR="00E762FF" w:rsidRPr="00986231" w:rsidRDefault="00E762FF" w:rsidP="00E762FF">
      <w:pPr>
        <w:rPr>
          <w:b/>
          <w:szCs w:val="24"/>
        </w:rPr>
      </w:pPr>
    </w:p>
    <w:tbl>
      <w:tblPr>
        <w:tblW w:w="4857"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3"/>
        <w:gridCol w:w="2427"/>
        <w:gridCol w:w="2367"/>
        <w:gridCol w:w="2619"/>
      </w:tblGrid>
      <w:tr w:rsidR="00E762FF" w:rsidRPr="00986231" w14:paraId="1DB56273" w14:textId="77777777" w:rsidTr="00AF133E">
        <w:trPr>
          <w:trHeight w:val="663"/>
        </w:trPr>
        <w:tc>
          <w:tcPr>
            <w:tcW w:w="1411" w:type="pct"/>
            <w:vAlign w:val="center"/>
          </w:tcPr>
          <w:p w14:paraId="08D5AFB5" w14:textId="77777777" w:rsidR="00E762FF" w:rsidRPr="00986231" w:rsidRDefault="00E762FF" w:rsidP="00E762FF">
            <w:pPr>
              <w:rPr>
                <w:b/>
                <w:szCs w:val="24"/>
              </w:rPr>
            </w:pPr>
            <w:r w:rsidRPr="00986231">
              <w:rPr>
                <w:b/>
                <w:szCs w:val="24"/>
              </w:rPr>
              <w:t>DEPARTMENT</w:t>
            </w:r>
          </w:p>
        </w:tc>
        <w:tc>
          <w:tcPr>
            <w:tcW w:w="1175" w:type="pct"/>
            <w:vAlign w:val="center"/>
          </w:tcPr>
          <w:p w14:paraId="08C27B10" w14:textId="77777777" w:rsidR="00E762FF" w:rsidRPr="00986231" w:rsidRDefault="00E762FF" w:rsidP="00E762FF">
            <w:pPr>
              <w:rPr>
                <w:b/>
                <w:szCs w:val="24"/>
              </w:rPr>
            </w:pPr>
            <w:r w:rsidRPr="00986231">
              <w:rPr>
                <w:b/>
                <w:szCs w:val="24"/>
              </w:rPr>
              <w:t>NAME</w:t>
            </w:r>
          </w:p>
        </w:tc>
        <w:tc>
          <w:tcPr>
            <w:tcW w:w="1146" w:type="pct"/>
            <w:vAlign w:val="center"/>
          </w:tcPr>
          <w:p w14:paraId="27F7D328" w14:textId="77777777" w:rsidR="00E762FF" w:rsidRPr="00986231" w:rsidRDefault="00E762FF" w:rsidP="00E762FF">
            <w:pPr>
              <w:rPr>
                <w:b/>
                <w:szCs w:val="24"/>
              </w:rPr>
            </w:pPr>
            <w:r w:rsidRPr="00986231">
              <w:rPr>
                <w:b/>
                <w:szCs w:val="24"/>
              </w:rPr>
              <w:t>DESIGNATION</w:t>
            </w:r>
          </w:p>
        </w:tc>
        <w:tc>
          <w:tcPr>
            <w:tcW w:w="1268" w:type="pct"/>
            <w:vAlign w:val="center"/>
          </w:tcPr>
          <w:p w14:paraId="696C5DCD" w14:textId="77777777" w:rsidR="00E762FF" w:rsidRPr="009F49CA" w:rsidRDefault="00E762FF" w:rsidP="00E762FF">
            <w:pPr>
              <w:rPr>
                <w:b/>
                <w:sz w:val="10"/>
                <w:szCs w:val="24"/>
              </w:rPr>
            </w:pPr>
          </w:p>
          <w:p w14:paraId="7D576B1E" w14:textId="77777777" w:rsidR="00E762FF" w:rsidRPr="00986231" w:rsidRDefault="00E762FF" w:rsidP="00E762FF">
            <w:pPr>
              <w:rPr>
                <w:b/>
                <w:szCs w:val="24"/>
              </w:rPr>
            </w:pPr>
            <w:r w:rsidRPr="00986231">
              <w:rPr>
                <w:b/>
                <w:szCs w:val="24"/>
              </w:rPr>
              <w:t>SIGNATURE &amp; DATE</w:t>
            </w:r>
          </w:p>
        </w:tc>
      </w:tr>
      <w:tr w:rsidR="00E762FF" w:rsidRPr="00986231" w14:paraId="113AF7C3" w14:textId="77777777" w:rsidTr="00AF133E">
        <w:trPr>
          <w:trHeight w:val="663"/>
        </w:trPr>
        <w:tc>
          <w:tcPr>
            <w:tcW w:w="5000" w:type="pct"/>
            <w:gridSpan w:val="4"/>
            <w:shd w:val="clear" w:color="auto" w:fill="F2F2F2"/>
            <w:vAlign w:val="center"/>
          </w:tcPr>
          <w:p w14:paraId="528E95B1" w14:textId="77777777" w:rsidR="00E762FF" w:rsidRPr="00AF08D1" w:rsidRDefault="00E762FF" w:rsidP="00206142">
            <w:pPr>
              <w:jc w:val="center"/>
              <w:rPr>
                <w:b/>
                <w:sz w:val="8"/>
                <w:szCs w:val="24"/>
              </w:rPr>
            </w:pPr>
          </w:p>
          <w:p w14:paraId="43117ED1" w14:textId="77777777" w:rsidR="00E762FF" w:rsidRPr="00986231" w:rsidRDefault="00E762FF" w:rsidP="00206142">
            <w:pPr>
              <w:jc w:val="center"/>
              <w:rPr>
                <w:b/>
                <w:szCs w:val="24"/>
              </w:rPr>
            </w:pPr>
            <w:r w:rsidRPr="00986231">
              <w:rPr>
                <w:b/>
                <w:szCs w:val="24"/>
              </w:rPr>
              <w:t>PREPARED BY</w:t>
            </w:r>
          </w:p>
        </w:tc>
      </w:tr>
      <w:tr w:rsidR="00E762FF" w:rsidRPr="00986231" w14:paraId="51A69FF9" w14:textId="77777777" w:rsidTr="00AF133E">
        <w:trPr>
          <w:trHeight w:val="663"/>
        </w:trPr>
        <w:tc>
          <w:tcPr>
            <w:tcW w:w="1411" w:type="pct"/>
            <w:vAlign w:val="center"/>
          </w:tcPr>
          <w:p w14:paraId="1E3FB388" w14:textId="77777777" w:rsidR="00E762FF" w:rsidRPr="007C2569" w:rsidRDefault="002C799A" w:rsidP="0045251E">
            <w:pPr>
              <w:rPr>
                <w:b/>
                <w:szCs w:val="24"/>
              </w:rPr>
            </w:pPr>
            <w:r>
              <w:rPr>
                <w:b/>
                <w:szCs w:val="24"/>
              </w:rPr>
              <w:t>BG</w:t>
            </w:r>
          </w:p>
        </w:tc>
        <w:tc>
          <w:tcPr>
            <w:tcW w:w="1175" w:type="pct"/>
            <w:vAlign w:val="center"/>
          </w:tcPr>
          <w:p w14:paraId="0CD72B05" w14:textId="77777777" w:rsidR="00E762FF" w:rsidRPr="00986231" w:rsidRDefault="00E762FF" w:rsidP="00E762FF">
            <w:pPr>
              <w:rPr>
                <w:b/>
                <w:szCs w:val="24"/>
              </w:rPr>
            </w:pPr>
          </w:p>
        </w:tc>
        <w:tc>
          <w:tcPr>
            <w:tcW w:w="1146" w:type="pct"/>
            <w:vAlign w:val="center"/>
          </w:tcPr>
          <w:p w14:paraId="359A24A7" w14:textId="77777777" w:rsidR="00E762FF" w:rsidRPr="00986231" w:rsidRDefault="00E762FF" w:rsidP="00E762FF">
            <w:pPr>
              <w:rPr>
                <w:b/>
                <w:szCs w:val="24"/>
              </w:rPr>
            </w:pPr>
          </w:p>
        </w:tc>
        <w:tc>
          <w:tcPr>
            <w:tcW w:w="1268" w:type="pct"/>
            <w:vAlign w:val="center"/>
          </w:tcPr>
          <w:p w14:paraId="757CD93B" w14:textId="77777777" w:rsidR="00E762FF" w:rsidRPr="00986231" w:rsidRDefault="00E762FF" w:rsidP="00E762FF">
            <w:pPr>
              <w:rPr>
                <w:b/>
                <w:szCs w:val="24"/>
              </w:rPr>
            </w:pPr>
          </w:p>
        </w:tc>
      </w:tr>
      <w:tr w:rsidR="00E762FF" w:rsidRPr="00986231" w14:paraId="42D2D44D" w14:textId="77777777" w:rsidTr="00AF133E">
        <w:trPr>
          <w:trHeight w:val="663"/>
        </w:trPr>
        <w:tc>
          <w:tcPr>
            <w:tcW w:w="5000" w:type="pct"/>
            <w:gridSpan w:val="4"/>
            <w:shd w:val="clear" w:color="auto" w:fill="F2F2F2"/>
            <w:vAlign w:val="center"/>
          </w:tcPr>
          <w:p w14:paraId="0053F0E6" w14:textId="77777777" w:rsidR="00E762FF" w:rsidRPr="00AF08D1" w:rsidRDefault="00E762FF" w:rsidP="00206142">
            <w:pPr>
              <w:jc w:val="center"/>
              <w:rPr>
                <w:b/>
                <w:sz w:val="8"/>
                <w:szCs w:val="24"/>
              </w:rPr>
            </w:pPr>
          </w:p>
          <w:p w14:paraId="2F4D4813" w14:textId="77777777" w:rsidR="00E762FF" w:rsidRPr="00986231" w:rsidRDefault="00E762FF" w:rsidP="00206142">
            <w:pPr>
              <w:jc w:val="center"/>
              <w:rPr>
                <w:b/>
                <w:szCs w:val="24"/>
              </w:rPr>
            </w:pPr>
            <w:r>
              <w:rPr>
                <w:b/>
                <w:szCs w:val="24"/>
              </w:rPr>
              <w:t>REVIEWED BY</w:t>
            </w:r>
          </w:p>
        </w:tc>
      </w:tr>
      <w:tr w:rsidR="00A33CC1" w:rsidRPr="00986231" w14:paraId="249F0BCC" w14:textId="77777777" w:rsidTr="00AF133E">
        <w:trPr>
          <w:trHeight w:val="663"/>
        </w:trPr>
        <w:tc>
          <w:tcPr>
            <w:tcW w:w="1411" w:type="pct"/>
            <w:vAlign w:val="center"/>
          </w:tcPr>
          <w:p w14:paraId="2D275634" w14:textId="77777777" w:rsidR="00A33CC1" w:rsidRDefault="00A33CC1" w:rsidP="00E762FF">
            <w:pPr>
              <w:rPr>
                <w:b/>
                <w:szCs w:val="24"/>
              </w:rPr>
            </w:pPr>
            <w:r>
              <w:rPr>
                <w:b/>
                <w:szCs w:val="24"/>
              </w:rPr>
              <w:t>BG</w:t>
            </w:r>
          </w:p>
        </w:tc>
        <w:tc>
          <w:tcPr>
            <w:tcW w:w="1175" w:type="pct"/>
            <w:vAlign w:val="center"/>
          </w:tcPr>
          <w:p w14:paraId="5922E6A0" w14:textId="77777777" w:rsidR="00A33CC1" w:rsidRPr="00986231" w:rsidRDefault="00A33CC1" w:rsidP="00E762FF">
            <w:pPr>
              <w:rPr>
                <w:b/>
                <w:szCs w:val="24"/>
              </w:rPr>
            </w:pPr>
          </w:p>
        </w:tc>
        <w:tc>
          <w:tcPr>
            <w:tcW w:w="1146" w:type="pct"/>
            <w:vAlign w:val="center"/>
          </w:tcPr>
          <w:p w14:paraId="2AF66AE2" w14:textId="77777777" w:rsidR="00A33CC1" w:rsidRPr="00986231" w:rsidRDefault="00A33CC1" w:rsidP="00E762FF">
            <w:pPr>
              <w:rPr>
                <w:b/>
                <w:szCs w:val="24"/>
              </w:rPr>
            </w:pPr>
          </w:p>
        </w:tc>
        <w:tc>
          <w:tcPr>
            <w:tcW w:w="1268" w:type="pct"/>
            <w:vAlign w:val="center"/>
          </w:tcPr>
          <w:p w14:paraId="4A6F2303" w14:textId="77777777" w:rsidR="00A33CC1" w:rsidRPr="00986231" w:rsidRDefault="00A33CC1" w:rsidP="00E762FF">
            <w:pPr>
              <w:rPr>
                <w:b/>
                <w:szCs w:val="24"/>
              </w:rPr>
            </w:pPr>
          </w:p>
        </w:tc>
      </w:tr>
      <w:tr w:rsidR="00E762FF" w:rsidRPr="00986231" w14:paraId="572AD184" w14:textId="77777777" w:rsidTr="00AF133E">
        <w:trPr>
          <w:trHeight w:val="663"/>
        </w:trPr>
        <w:tc>
          <w:tcPr>
            <w:tcW w:w="1411" w:type="pct"/>
            <w:vAlign w:val="center"/>
          </w:tcPr>
          <w:p w14:paraId="0494658F" w14:textId="77777777" w:rsidR="00E762FF" w:rsidRPr="00986231" w:rsidRDefault="000700CB" w:rsidP="00E762FF">
            <w:pPr>
              <w:rPr>
                <w:b/>
                <w:szCs w:val="24"/>
              </w:rPr>
            </w:pPr>
            <w:r>
              <w:rPr>
                <w:b/>
                <w:szCs w:val="24"/>
              </w:rPr>
              <w:t>ED</w:t>
            </w:r>
          </w:p>
        </w:tc>
        <w:tc>
          <w:tcPr>
            <w:tcW w:w="1175" w:type="pct"/>
            <w:vAlign w:val="center"/>
          </w:tcPr>
          <w:p w14:paraId="4C08C743" w14:textId="77777777" w:rsidR="00E762FF" w:rsidRPr="00986231" w:rsidRDefault="00E762FF" w:rsidP="00E762FF">
            <w:pPr>
              <w:rPr>
                <w:b/>
                <w:szCs w:val="24"/>
              </w:rPr>
            </w:pPr>
          </w:p>
        </w:tc>
        <w:tc>
          <w:tcPr>
            <w:tcW w:w="1146" w:type="pct"/>
            <w:vAlign w:val="center"/>
          </w:tcPr>
          <w:p w14:paraId="07D1248B" w14:textId="77777777" w:rsidR="00E762FF" w:rsidRPr="00986231" w:rsidRDefault="00E762FF" w:rsidP="00E762FF">
            <w:pPr>
              <w:rPr>
                <w:b/>
                <w:szCs w:val="24"/>
              </w:rPr>
            </w:pPr>
          </w:p>
        </w:tc>
        <w:tc>
          <w:tcPr>
            <w:tcW w:w="1268" w:type="pct"/>
            <w:vAlign w:val="center"/>
          </w:tcPr>
          <w:p w14:paraId="7D739BBE" w14:textId="77777777" w:rsidR="00E762FF" w:rsidRPr="00986231" w:rsidRDefault="00E762FF" w:rsidP="00E762FF">
            <w:pPr>
              <w:rPr>
                <w:b/>
                <w:szCs w:val="24"/>
              </w:rPr>
            </w:pPr>
          </w:p>
        </w:tc>
      </w:tr>
      <w:tr w:rsidR="00E762FF" w:rsidRPr="00986231" w14:paraId="64972A77" w14:textId="77777777" w:rsidTr="00AF133E">
        <w:trPr>
          <w:trHeight w:val="663"/>
        </w:trPr>
        <w:tc>
          <w:tcPr>
            <w:tcW w:w="1411" w:type="pct"/>
            <w:vAlign w:val="center"/>
          </w:tcPr>
          <w:p w14:paraId="20B49AC8" w14:textId="77777777" w:rsidR="00E762FF" w:rsidRPr="00986231" w:rsidRDefault="000700CB" w:rsidP="00E762FF">
            <w:pPr>
              <w:rPr>
                <w:b/>
                <w:szCs w:val="24"/>
              </w:rPr>
            </w:pPr>
            <w:r>
              <w:rPr>
                <w:b/>
                <w:szCs w:val="24"/>
              </w:rPr>
              <w:t>IT</w:t>
            </w:r>
          </w:p>
        </w:tc>
        <w:tc>
          <w:tcPr>
            <w:tcW w:w="1175" w:type="pct"/>
            <w:vAlign w:val="center"/>
          </w:tcPr>
          <w:p w14:paraId="4BA2BEBA" w14:textId="77777777" w:rsidR="00E762FF" w:rsidRPr="00986231" w:rsidRDefault="00E762FF" w:rsidP="00E762FF">
            <w:pPr>
              <w:rPr>
                <w:b/>
                <w:szCs w:val="24"/>
              </w:rPr>
            </w:pPr>
          </w:p>
        </w:tc>
        <w:tc>
          <w:tcPr>
            <w:tcW w:w="1146" w:type="pct"/>
            <w:vAlign w:val="center"/>
          </w:tcPr>
          <w:p w14:paraId="3D7BB7C4" w14:textId="77777777" w:rsidR="00E762FF" w:rsidRPr="00986231" w:rsidRDefault="00E762FF" w:rsidP="00E762FF">
            <w:pPr>
              <w:rPr>
                <w:b/>
                <w:szCs w:val="24"/>
              </w:rPr>
            </w:pPr>
          </w:p>
        </w:tc>
        <w:tc>
          <w:tcPr>
            <w:tcW w:w="1268" w:type="pct"/>
            <w:vAlign w:val="center"/>
          </w:tcPr>
          <w:p w14:paraId="4E45BE02" w14:textId="77777777" w:rsidR="00E762FF" w:rsidRPr="00986231" w:rsidRDefault="00E762FF" w:rsidP="00E762FF">
            <w:pPr>
              <w:rPr>
                <w:b/>
                <w:szCs w:val="24"/>
              </w:rPr>
            </w:pPr>
          </w:p>
        </w:tc>
      </w:tr>
      <w:tr w:rsidR="00E762FF" w:rsidRPr="00986231" w14:paraId="326961DD" w14:textId="77777777" w:rsidTr="00AF133E">
        <w:trPr>
          <w:trHeight w:val="663"/>
        </w:trPr>
        <w:tc>
          <w:tcPr>
            <w:tcW w:w="1411" w:type="pct"/>
            <w:vAlign w:val="center"/>
          </w:tcPr>
          <w:p w14:paraId="16450BF9" w14:textId="77777777" w:rsidR="00E762FF" w:rsidRPr="00986231" w:rsidRDefault="002C799A" w:rsidP="00E762FF">
            <w:pPr>
              <w:rPr>
                <w:b/>
                <w:szCs w:val="24"/>
              </w:rPr>
            </w:pPr>
            <w:r>
              <w:rPr>
                <w:b/>
                <w:szCs w:val="24"/>
              </w:rPr>
              <w:t>EHS</w:t>
            </w:r>
          </w:p>
        </w:tc>
        <w:tc>
          <w:tcPr>
            <w:tcW w:w="1175" w:type="pct"/>
            <w:vAlign w:val="center"/>
          </w:tcPr>
          <w:p w14:paraId="71E902C8" w14:textId="77777777" w:rsidR="00E762FF" w:rsidRPr="00986231" w:rsidRDefault="00E762FF" w:rsidP="00E762FF">
            <w:pPr>
              <w:rPr>
                <w:b/>
                <w:szCs w:val="24"/>
              </w:rPr>
            </w:pPr>
          </w:p>
        </w:tc>
        <w:tc>
          <w:tcPr>
            <w:tcW w:w="1146" w:type="pct"/>
            <w:vAlign w:val="center"/>
          </w:tcPr>
          <w:p w14:paraId="131C9CC2" w14:textId="77777777" w:rsidR="00E762FF" w:rsidRPr="00986231" w:rsidRDefault="00E762FF" w:rsidP="00E762FF">
            <w:pPr>
              <w:rPr>
                <w:b/>
                <w:szCs w:val="24"/>
              </w:rPr>
            </w:pPr>
          </w:p>
        </w:tc>
        <w:tc>
          <w:tcPr>
            <w:tcW w:w="1268" w:type="pct"/>
            <w:vAlign w:val="center"/>
          </w:tcPr>
          <w:p w14:paraId="4BB679BF" w14:textId="77777777" w:rsidR="00E762FF" w:rsidRPr="00986231" w:rsidRDefault="00E762FF" w:rsidP="00E762FF">
            <w:pPr>
              <w:rPr>
                <w:b/>
                <w:szCs w:val="24"/>
              </w:rPr>
            </w:pPr>
          </w:p>
        </w:tc>
      </w:tr>
      <w:tr w:rsidR="007D5B8A" w:rsidRPr="00986231" w14:paraId="716C7922" w14:textId="77777777" w:rsidTr="00AF133E">
        <w:trPr>
          <w:trHeight w:val="663"/>
        </w:trPr>
        <w:tc>
          <w:tcPr>
            <w:tcW w:w="1411" w:type="pct"/>
            <w:vAlign w:val="center"/>
          </w:tcPr>
          <w:p w14:paraId="0FDC2E16" w14:textId="77777777" w:rsidR="007D5B8A" w:rsidRDefault="007D5B8A" w:rsidP="00E762FF">
            <w:pPr>
              <w:rPr>
                <w:b/>
                <w:szCs w:val="24"/>
              </w:rPr>
            </w:pPr>
            <w:r>
              <w:rPr>
                <w:b/>
                <w:szCs w:val="24"/>
              </w:rPr>
              <w:t>Validation Team Head</w:t>
            </w:r>
          </w:p>
        </w:tc>
        <w:tc>
          <w:tcPr>
            <w:tcW w:w="1175" w:type="pct"/>
            <w:vAlign w:val="center"/>
          </w:tcPr>
          <w:p w14:paraId="0CE0AA75" w14:textId="77777777" w:rsidR="007D5B8A" w:rsidRPr="00986231" w:rsidRDefault="007D5B8A" w:rsidP="00E762FF">
            <w:pPr>
              <w:rPr>
                <w:b/>
                <w:szCs w:val="24"/>
              </w:rPr>
            </w:pPr>
          </w:p>
        </w:tc>
        <w:tc>
          <w:tcPr>
            <w:tcW w:w="1146" w:type="pct"/>
            <w:vAlign w:val="center"/>
          </w:tcPr>
          <w:p w14:paraId="21F80147" w14:textId="77777777" w:rsidR="007D5B8A" w:rsidRPr="00986231" w:rsidRDefault="007D5B8A" w:rsidP="00E762FF">
            <w:pPr>
              <w:rPr>
                <w:b/>
                <w:szCs w:val="24"/>
              </w:rPr>
            </w:pPr>
          </w:p>
        </w:tc>
        <w:tc>
          <w:tcPr>
            <w:tcW w:w="1268" w:type="pct"/>
            <w:vAlign w:val="center"/>
          </w:tcPr>
          <w:p w14:paraId="4255D22A" w14:textId="77777777" w:rsidR="007D5B8A" w:rsidRPr="00986231" w:rsidRDefault="007D5B8A" w:rsidP="00E762FF">
            <w:pPr>
              <w:rPr>
                <w:b/>
                <w:szCs w:val="24"/>
              </w:rPr>
            </w:pPr>
          </w:p>
        </w:tc>
      </w:tr>
      <w:tr w:rsidR="00E762FF" w:rsidRPr="00986231" w14:paraId="3BA3EA42" w14:textId="77777777" w:rsidTr="00AF133E">
        <w:trPr>
          <w:trHeight w:val="663"/>
        </w:trPr>
        <w:tc>
          <w:tcPr>
            <w:tcW w:w="5000" w:type="pct"/>
            <w:gridSpan w:val="4"/>
            <w:shd w:val="clear" w:color="auto" w:fill="F2F2F2"/>
            <w:vAlign w:val="center"/>
          </w:tcPr>
          <w:p w14:paraId="6970126C" w14:textId="77777777" w:rsidR="00E762FF" w:rsidRPr="00AF08D1" w:rsidRDefault="00E762FF" w:rsidP="00206142">
            <w:pPr>
              <w:jc w:val="center"/>
              <w:rPr>
                <w:b/>
                <w:sz w:val="8"/>
                <w:szCs w:val="24"/>
              </w:rPr>
            </w:pPr>
          </w:p>
          <w:p w14:paraId="0B7FA9DB" w14:textId="77777777" w:rsidR="00E762FF" w:rsidRPr="00986231" w:rsidRDefault="00E762FF" w:rsidP="00206142">
            <w:pPr>
              <w:jc w:val="center"/>
              <w:rPr>
                <w:b/>
                <w:szCs w:val="24"/>
              </w:rPr>
            </w:pPr>
            <w:r w:rsidRPr="00986231">
              <w:rPr>
                <w:b/>
                <w:szCs w:val="24"/>
              </w:rPr>
              <w:t>APPROVED BY</w:t>
            </w:r>
          </w:p>
        </w:tc>
      </w:tr>
      <w:tr w:rsidR="005871CE" w:rsidRPr="00986231" w14:paraId="284B040F" w14:textId="77777777" w:rsidTr="00AF133E">
        <w:trPr>
          <w:trHeight w:val="663"/>
        </w:trPr>
        <w:tc>
          <w:tcPr>
            <w:tcW w:w="1411" w:type="pct"/>
            <w:vAlign w:val="center"/>
          </w:tcPr>
          <w:p w14:paraId="1A5ECC8E" w14:textId="77777777" w:rsidR="005871CE" w:rsidRDefault="005871CE" w:rsidP="00D01F83">
            <w:pPr>
              <w:rPr>
                <w:b/>
                <w:szCs w:val="24"/>
              </w:rPr>
            </w:pPr>
            <w:r>
              <w:rPr>
                <w:b/>
                <w:szCs w:val="24"/>
              </w:rPr>
              <w:t>QA</w:t>
            </w:r>
          </w:p>
        </w:tc>
        <w:tc>
          <w:tcPr>
            <w:tcW w:w="1175" w:type="pct"/>
            <w:vAlign w:val="center"/>
          </w:tcPr>
          <w:p w14:paraId="41DA309D" w14:textId="77777777" w:rsidR="005871CE" w:rsidRPr="00986231" w:rsidRDefault="005871CE" w:rsidP="00D01F83">
            <w:pPr>
              <w:rPr>
                <w:b/>
                <w:szCs w:val="24"/>
              </w:rPr>
            </w:pPr>
          </w:p>
        </w:tc>
        <w:tc>
          <w:tcPr>
            <w:tcW w:w="1146" w:type="pct"/>
            <w:vAlign w:val="center"/>
          </w:tcPr>
          <w:p w14:paraId="6A87C662" w14:textId="77777777" w:rsidR="005871CE" w:rsidRPr="00986231" w:rsidRDefault="005871CE" w:rsidP="00D01F83">
            <w:pPr>
              <w:rPr>
                <w:b/>
                <w:szCs w:val="24"/>
              </w:rPr>
            </w:pPr>
          </w:p>
        </w:tc>
        <w:tc>
          <w:tcPr>
            <w:tcW w:w="1268" w:type="pct"/>
            <w:vAlign w:val="center"/>
          </w:tcPr>
          <w:p w14:paraId="75D28526" w14:textId="77777777" w:rsidR="005871CE" w:rsidRPr="00986231" w:rsidRDefault="005871CE" w:rsidP="00D01F83">
            <w:pPr>
              <w:rPr>
                <w:b/>
                <w:szCs w:val="24"/>
              </w:rPr>
            </w:pPr>
          </w:p>
        </w:tc>
      </w:tr>
    </w:tbl>
    <w:p w14:paraId="04457B1A" w14:textId="77777777" w:rsidR="005829FC" w:rsidRPr="00810DF3" w:rsidRDefault="005829FC"/>
    <w:sectPr w:rsidR="005829FC" w:rsidRPr="00810DF3" w:rsidSect="00150807">
      <w:headerReference w:type="default" r:id="rId8"/>
      <w:footerReference w:type="even" r:id="rId9"/>
      <w:footerReference w:type="default" r:id="rId10"/>
      <w:headerReference w:type="first" r:id="rId11"/>
      <w:pgSz w:w="11907" w:h="16839" w:code="9"/>
      <w:pgMar w:top="720" w:right="720" w:bottom="720" w:left="547" w:header="1008" w:footer="1008" w:gutter="0"/>
      <w:paperSrc w:first="7"/>
      <w:pgBorders w:offsetFrom="page">
        <w:top w:val="single" w:sz="4" w:space="24" w:color="000000"/>
        <w:left w:val="single" w:sz="4" w:space="24" w:color="000000"/>
        <w:bottom w:val="single" w:sz="4" w:space="27" w:color="000000"/>
        <w:right w:val="single" w:sz="4" w:space="24" w:color="000000"/>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DEB0" w14:textId="77777777" w:rsidR="00105D6F" w:rsidRDefault="00105D6F">
      <w:r>
        <w:separator/>
      </w:r>
    </w:p>
  </w:endnote>
  <w:endnote w:type="continuationSeparator" w:id="0">
    <w:p w14:paraId="72A12A87" w14:textId="77777777" w:rsidR="00105D6F" w:rsidRDefault="0010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5EBF" w14:textId="77777777" w:rsidR="005E49F5" w:rsidRDefault="005E49F5" w:rsidP="009C08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986933" w14:textId="77777777" w:rsidR="005E49F5" w:rsidRDefault="005E4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6764"/>
      <w:docPartObj>
        <w:docPartGallery w:val="Page Numbers (Bottom of Page)"/>
        <w:docPartUnique/>
      </w:docPartObj>
    </w:sdtPr>
    <w:sdtEndPr>
      <w:rPr>
        <w:sz w:val="20"/>
      </w:rPr>
    </w:sdtEndPr>
    <w:sdtContent>
      <w:sdt>
        <w:sdtPr>
          <w:rPr>
            <w:sz w:val="20"/>
          </w:rPr>
          <w:id w:val="1453047880"/>
          <w:docPartObj>
            <w:docPartGallery w:val="Page Numbers (Top of Page)"/>
            <w:docPartUnique/>
          </w:docPartObj>
        </w:sdtPr>
        <w:sdtEndPr/>
        <w:sdtContent>
          <w:p w14:paraId="432D3F3F" w14:textId="77777777" w:rsidR="005E49F5" w:rsidRPr="005D4A3E" w:rsidRDefault="005E49F5" w:rsidP="00206142">
            <w:pPr>
              <w:pStyle w:val="Footer"/>
              <w:tabs>
                <w:tab w:val="left" w:pos="6212"/>
                <w:tab w:val="right" w:pos="10467"/>
              </w:tabs>
              <w:rPr>
                <w:sz w:val="20"/>
              </w:rPr>
            </w:pPr>
            <w:r w:rsidRPr="005D4A3E">
              <w:rPr>
                <w:i/>
                <w:sz w:val="20"/>
              </w:rPr>
              <w:t xml:space="preserve">Confidential </w:t>
            </w:r>
            <w:r w:rsidRPr="005D4A3E">
              <w:rPr>
                <w:sz w:val="20"/>
              </w:rPr>
              <w:tab/>
            </w:r>
            <w:r w:rsidRPr="005D4A3E">
              <w:rPr>
                <w:sz w:val="20"/>
              </w:rPr>
              <w:tab/>
            </w:r>
            <w:r w:rsidRPr="005D4A3E">
              <w:rPr>
                <w:sz w:val="20"/>
              </w:rPr>
              <w:tab/>
            </w:r>
            <w:r w:rsidRPr="005D4A3E">
              <w:rPr>
                <w:sz w:val="20"/>
              </w:rPr>
              <w:tab/>
              <w:t xml:space="preserve">Page </w:t>
            </w:r>
            <w:r w:rsidRPr="005D4A3E">
              <w:rPr>
                <w:b/>
                <w:bCs/>
                <w:sz w:val="20"/>
              </w:rPr>
              <w:fldChar w:fldCharType="begin"/>
            </w:r>
            <w:r w:rsidRPr="005D4A3E">
              <w:rPr>
                <w:b/>
                <w:bCs/>
                <w:sz w:val="20"/>
              </w:rPr>
              <w:instrText xml:space="preserve"> PAGE </w:instrText>
            </w:r>
            <w:r w:rsidRPr="005D4A3E">
              <w:rPr>
                <w:b/>
                <w:bCs/>
                <w:sz w:val="20"/>
              </w:rPr>
              <w:fldChar w:fldCharType="separate"/>
            </w:r>
            <w:r w:rsidR="00536A57">
              <w:rPr>
                <w:b/>
                <w:bCs/>
                <w:noProof/>
                <w:sz w:val="20"/>
              </w:rPr>
              <w:t>7</w:t>
            </w:r>
            <w:r w:rsidRPr="005D4A3E">
              <w:rPr>
                <w:b/>
                <w:bCs/>
                <w:sz w:val="20"/>
              </w:rPr>
              <w:fldChar w:fldCharType="end"/>
            </w:r>
            <w:r w:rsidRPr="005D4A3E">
              <w:rPr>
                <w:sz w:val="20"/>
              </w:rPr>
              <w:t xml:space="preserve"> of </w:t>
            </w:r>
            <w:r w:rsidRPr="005D4A3E">
              <w:rPr>
                <w:b/>
                <w:bCs/>
                <w:sz w:val="20"/>
              </w:rPr>
              <w:fldChar w:fldCharType="begin"/>
            </w:r>
            <w:r w:rsidRPr="005D4A3E">
              <w:rPr>
                <w:b/>
                <w:bCs/>
                <w:sz w:val="20"/>
              </w:rPr>
              <w:instrText xml:space="preserve"> NUMPAGES  </w:instrText>
            </w:r>
            <w:r w:rsidRPr="005D4A3E">
              <w:rPr>
                <w:b/>
                <w:bCs/>
                <w:sz w:val="20"/>
              </w:rPr>
              <w:fldChar w:fldCharType="separate"/>
            </w:r>
            <w:r w:rsidR="00536A57">
              <w:rPr>
                <w:b/>
                <w:bCs/>
                <w:noProof/>
                <w:sz w:val="20"/>
              </w:rPr>
              <w:t>18</w:t>
            </w:r>
            <w:r w:rsidRPr="005D4A3E">
              <w:rPr>
                <w:b/>
                <w:bCs/>
                <w:sz w:val="20"/>
              </w:rPr>
              <w:fldChar w:fldCharType="end"/>
            </w:r>
          </w:p>
        </w:sdtContent>
      </w:sdt>
    </w:sdtContent>
  </w:sdt>
  <w:p w14:paraId="39E03DD6" w14:textId="77777777" w:rsidR="005E49F5" w:rsidRDefault="005E49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0728" w14:textId="77777777" w:rsidR="00105D6F" w:rsidRDefault="00105D6F">
      <w:r>
        <w:separator/>
      </w:r>
    </w:p>
  </w:footnote>
  <w:footnote w:type="continuationSeparator" w:id="0">
    <w:p w14:paraId="3EA71BE4" w14:textId="77777777" w:rsidR="00105D6F" w:rsidRDefault="00105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9A4" w14:textId="278A838B" w:rsidR="005E49F5" w:rsidRDefault="005E49F5" w:rsidP="00F55BA5">
    <w:pPr>
      <w:ind w:right="-630"/>
    </w:pPr>
    <w:r>
      <w:t xml:space="preserve">                                                                                                                                                                                                                                                                                                                          </w:t>
    </w:r>
  </w:p>
  <w:tbl>
    <w:tblPr>
      <w:tblStyle w:val="TableGrid"/>
      <w:tblW w:w="4640" w:type="pct"/>
      <w:tblInd w:w="373" w:type="dxa"/>
      <w:tblLook w:val="04A0" w:firstRow="1" w:lastRow="0" w:firstColumn="1" w:lastColumn="0" w:noHBand="0" w:noVBand="1"/>
    </w:tblPr>
    <w:tblGrid>
      <w:gridCol w:w="2008"/>
      <w:gridCol w:w="3824"/>
      <w:gridCol w:w="2494"/>
      <w:gridCol w:w="1539"/>
    </w:tblGrid>
    <w:tr w:rsidR="005E49F5" w:rsidRPr="006C7FCD" w14:paraId="2A46D605" w14:textId="77777777" w:rsidTr="005D4A3E">
      <w:trPr>
        <w:trHeight w:val="264"/>
      </w:trPr>
      <w:tc>
        <w:tcPr>
          <w:tcW w:w="1018" w:type="pct"/>
        </w:tcPr>
        <w:p w14:paraId="2BB53083" w14:textId="77777777" w:rsidR="005E49F5" w:rsidRPr="005D4A3E" w:rsidRDefault="005E49F5">
          <w:pPr>
            <w:pStyle w:val="Header"/>
            <w:rPr>
              <w:sz w:val="22"/>
            </w:rPr>
          </w:pPr>
          <w:r w:rsidRPr="005D4A3E">
            <w:rPr>
              <w:sz w:val="22"/>
            </w:rPr>
            <w:t>Document</w:t>
          </w:r>
        </w:p>
      </w:tc>
      <w:tc>
        <w:tcPr>
          <w:tcW w:w="3982" w:type="pct"/>
          <w:gridSpan w:val="3"/>
        </w:tcPr>
        <w:p w14:paraId="6112D373" w14:textId="77777777" w:rsidR="005E49F5" w:rsidRPr="005D4A3E" w:rsidRDefault="005E49F5">
          <w:pPr>
            <w:pStyle w:val="Header"/>
            <w:rPr>
              <w:sz w:val="22"/>
            </w:rPr>
          </w:pPr>
          <w:r w:rsidRPr="005D4A3E">
            <w:rPr>
              <w:sz w:val="22"/>
            </w:rPr>
            <w:t>User Requirement Specification</w:t>
          </w:r>
        </w:p>
      </w:tc>
    </w:tr>
    <w:tr w:rsidR="005E49F5" w:rsidRPr="006C7FCD" w14:paraId="29328F6D" w14:textId="77777777" w:rsidTr="005D4A3E">
      <w:trPr>
        <w:trHeight w:val="264"/>
      </w:trPr>
      <w:tc>
        <w:tcPr>
          <w:tcW w:w="1018" w:type="pct"/>
        </w:tcPr>
        <w:p w14:paraId="7A8D3F3A" w14:textId="77777777" w:rsidR="005E49F5" w:rsidRPr="005D4A3E" w:rsidRDefault="005E49F5">
          <w:pPr>
            <w:pStyle w:val="Header"/>
            <w:rPr>
              <w:sz w:val="22"/>
            </w:rPr>
          </w:pPr>
          <w:r w:rsidRPr="005D4A3E">
            <w:rPr>
              <w:sz w:val="22"/>
            </w:rPr>
            <w:t>Title</w:t>
          </w:r>
        </w:p>
      </w:tc>
      <w:tc>
        <w:tcPr>
          <w:tcW w:w="3982" w:type="pct"/>
          <w:gridSpan w:val="3"/>
        </w:tcPr>
        <w:p w14:paraId="17BF83DE" w14:textId="64939444" w:rsidR="005E49F5" w:rsidRPr="005D4A3E" w:rsidRDefault="005E49F5" w:rsidP="00D50F6F">
          <w:pPr>
            <w:pStyle w:val="Header"/>
            <w:rPr>
              <w:sz w:val="22"/>
            </w:rPr>
          </w:pPr>
          <w:r w:rsidRPr="005D4A3E">
            <w:rPr>
              <w:sz w:val="22"/>
            </w:rPr>
            <w:t xml:space="preserve">URS for </w:t>
          </w:r>
          <w:r w:rsidR="004C0249">
            <w:rPr>
              <w:sz w:val="22"/>
            </w:rPr>
            <w:t>5</w:t>
          </w:r>
          <w:r w:rsidRPr="005D4A3E">
            <w:rPr>
              <w:sz w:val="22"/>
            </w:rPr>
            <w:t xml:space="preserve">kL Fermenter </w:t>
          </w:r>
        </w:p>
      </w:tc>
    </w:tr>
    <w:tr w:rsidR="005E49F5" w:rsidRPr="006C7FCD" w14:paraId="2B9F0142" w14:textId="77777777" w:rsidTr="005D4A3E">
      <w:trPr>
        <w:trHeight w:val="264"/>
      </w:trPr>
      <w:tc>
        <w:tcPr>
          <w:tcW w:w="1018" w:type="pct"/>
        </w:tcPr>
        <w:p w14:paraId="13B50FC8" w14:textId="77777777" w:rsidR="005E49F5" w:rsidRPr="005D4A3E" w:rsidRDefault="005E49F5">
          <w:pPr>
            <w:pStyle w:val="Header"/>
            <w:rPr>
              <w:sz w:val="22"/>
            </w:rPr>
          </w:pPr>
          <w:r w:rsidRPr="005D4A3E">
            <w:rPr>
              <w:sz w:val="22"/>
            </w:rPr>
            <w:t>Document code</w:t>
          </w:r>
        </w:p>
      </w:tc>
      <w:tc>
        <w:tcPr>
          <w:tcW w:w="1938" w:type="pct"/>
        </w:tcPr>
        <w:p w14:paraId="242B3490" w14:textId="1A926BFC" w:rsidR="005E49F5" w:rsidRPr="005D4A3E" w:rsidRDefault="00B66F28">
          <w:pPr>
            <w:pStyle w:val="Header"/>
            <w:rPr>
              <w:sz w:val="22"/>
            </w:rPr>
          </w:pPr>
          <w:r>
            <w:rPr>
              <w:sz w:val="22"/>
              <w:szCs w:val="24"/>
            </w:rPr>
            <w:t>XX</w:t>
          </w:r>
          <w:r w:rsidR="005E49F5" w:rsidRPr="005D4A3E">
            <w:rPr>
              <w:sz w:val="22"/>
              <w:szCs w:val="24"/>
            </w:rPr>
            <w:t>/</w:t>
          </w:r>
          <w:r>
            <w:rPr>
              <w:sz w:val="22"/>
              <w:szCs w:val="24"/>
            </w:rPr>
            <w:t>X</w:t>
          </w:r>
          <w:r w:rsidR="005E49F5" w:rsidRPr="005D4A3E">
            <w:rPr>
              <w:sz w:val="22"/>
              <w:szCs w:val="24"/>
            </w:rPr>
            <w:t>/URS/FER-031</w:t>
          </w:r>
        </w:p>
      </w:tc>
      <w:tc>
        <w:tcPr>
          <w:tcW w:w="1264" w:type="pct"/>
        </w:tcPr>
        <w:p w14:paraId="288C480A" w14:textId="77777777" w:rsidR="005E49F5" w:rsidRPr="005D4A3E" w:rsidRDefault="005E49F5" w:rsidP="00D50F6F">
          <w:pPr>
            <w:pStyle w:val="Header"/>
            <w:rPr>
              <w:sz w:val="22"/>
            </w:rPr>
          </w:pPr>
          <w:r w:rsidRPr="005D4A3E">
            <w:rPr>
              <w:sz w:val="22"/>
            </w:rPr>
            <w:t>Version Number</w:t>
          </w:r>
        </w:p>
      </w:tc>
      <w:tc>
        <w:tcPr>
          <w:tcW w:w="779" w:type="pct"/>
        </w:tcPr>
        <w:p w14:paraId="28B4654D" w14:textId="77777777" w:rsidR="005E49F5" w:rsidRPr="005D4A3E" w:rsidRDefault="005E49F5" w:rsidP="00D50F6F">
          <w:pPr>
            <w:pStyle w:val="Header"/>
            <w:rPr>
              <w:sz w:val="22"/>
            </w:rPr>
          </w:pPr>
          <w:r w:rsidRPr="005D4A3E">
            <w:rPr>
              <w:sz w:val="22"/>
            </w:rPr>
            <w:t xml:space="preserve">     01</w:t>
          </w:r>
        </w:p>
      </w:tc>
    </w:tr>
  </w:tbl>
  <w:p w14:paraId="0E0002FE" w14:textId="77777777" w:rsidR="005E49F5" w:rsidRDefault="005E4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B468" w14:textId="34A7500D" w:rsidR="005E49F5" w:rsidRDefault="005E49F5" w:rsidP="00206142">
    <w:pPr>
      <w:pStyle w:val="Header"/>
      <w:tabs>
        <w:tab w:val="clear" w:pos="4320"/>
        <w:tab w:val="clear" w:pos="8640"/>
        <w:tab w:val="left" w:pos="8607"/>
        <w:tab w:val="left" w:pos="966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A6"/>
    <w:multiLevelType w:val="hybridMultilevel"/>
    <w:tmpl w:val="8F007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154F6"/>
    <w:multiLevelType w:val="hybridMultilevel"/>
    <w:tmpl w:val="5B3A49E8"/>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073A6B07"/>
    <w:multiLevelType w:val="hybridMultilevel"/>
    <w:tmpl w:val="DDCA170A"/>
    <w:lvl w:ilvl="0" w:tplc="2CCA97F6">
      <w:start w:val="1"/>
      <w:numFmt w:val="decimal"/>
      <w:lvlText w:val="3.%1"/>
      <w:lvlJc w:val="left"/>
      <w:pPr>
        <w:ind w:left="787" w:hanging="360"/>
      </w:pPr>
      <w:rPr>
        <w:rFonts w:hint="default"/>
        <w:b/>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0B4B78D3"/>
    <w:multiLevelType w:val="hybridMultilevel"/>
    <w:tmpl w:val="1C9A8C92"/>
    <w:lvl w:ilvl="0" w:tplc="2CCA97F6">
      <w:start w:val="1"/>
      <w:numFmt w:val="decimal"/>
      <w:lvlText w:val="3.%1"/>
      <w:lvlJc w:val="left"/>
      <w:pPr>
        <w:ind w:left="795" w:hanging="360"/>
      </w:pPr>
      <w:rPr>
        <w:rFonts w:hint="default"/>
        <w:b/>
        <w:i w:val="0"/>
        <w:sz w:val="24"/>
        <w:szCs w:val="2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15:restartNumberingAfterBreak="0">
    <w:nsid w:val="0BE216FD"/>
    <w:multiLevelType w:val="hybridMultilevel"/>
    <w:tmpl w:val="28A0E458"/>
    <w:lvl w:ilvl="0" w:tplc="B06E136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B1787"/>
    <w:multiLevelType w:val="hybridMultilevel"/>
    <w:tmpl w:val="B91E543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E5A0E4F"/>
    <w:multiLevelType w:val="hybridMultilevel"/>
    <w:tmpl w:val="38EADA7C"/>
    <w:lvl w:ilvl="0" w:tplc="7D98BF3A">
      <w:start w:val="1"/>
      <w:numFmt w:val="decimal"/>
      <w:lvlText w:val="%1."/>
      <w:lvlJc w:val="left"/>
      <w:pPr>
        <w:ind w:left="360" w:hanging="360"/>
      </w:pPr>
      <w:rPr>
        <w:rFonts w:ascii="Times New Roman" w:eastAsia="SimSun" w:hAnsi="Times New Roman" w:cs="Times New Roman"/>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D7068D"/>
    <w:multiLevelType w:val="hybridMultilevel"/>
    <w:tmpl w:val="FAEE3E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DD922C5"/>
    <w:multiLevelType w:val="hybridMultilevel"/>
    <w:tmpl w:val="0F52130C"/>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87F98"/>
    <w:multiLevelType w:val="hybridMultilevel"/>
    <w:tmpl w:val="63D2DCB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349E5693"/>
    <w:multiLevelType w:val="hybridMultilevel"/>
    <w:tmpl w:val="84ECEF0E"/>
    <w:lvl w:ilvl="0" w:tplc="85B4EBD0">
      <w:start w:val="1"/>
      <w:numFmt w:val="decimal"/>
      <w:lvlText w:val="%1."/>
      <w:lvlJc w:val="left"/>
      <w:pPr>
        <w:tabs>
          <w:tab w:val="num" w:pos="360"/>
        </w:tabs>
        <w:ind w:left="360" w:hanging="360"/>
      </w:pPr>
      <w:rPr>
        <w:rFonts w:ascii="Times New Roman" w:eastAsia="SimSu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C367A"/>
    <w:multiLevelType w:val="multilevel"/>
    <w:tmpl w:val="96584080"/>
    <w:lvl w:ilvl="0">
      <w:start w:val="1"/>
      <w:numFmt w:val="decimal"/>
      <w:lvlText w:val="%1."/>
      <w:lvlJc w:val="left"/>
      <w:pPr>
        <w:ind w:left="360" w:hanging="360"/>
      </w:pPr>
      <w:rPr>
        <w:rFonts w:ascii="Times New Roman" w:eastAsia="SimSu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7376FB"/>
    <w:multiLevelType w:val="hybridMultilevel"/>
    <w:tmpl w:val="7366A0C4"/>
    <w:lvl w:ilvl="0" w:tplc="F2D46AE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D4BD5"/>
    <w:multiLevelType w:val="hybridMultilevel"/>
    <w:tmpl w:val="5734CF54"/>
    <w:lvl w:ilvl="0" w:tplc="2CCA97F6">
      <w:start w:val="1"/>
      <w:numFmt w:val="decimal"/>
      <w:lvlText w:val="3.%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43759"/>
    <w:multiLevelType w:val="hybridMultilevel"/>
    <w:tmpl w:val="E638AEA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57425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142383"/>
    <w:multiLevelType w:val="hybridMultilevel"/>
    <w:tmpl w:val="0FAED536"/>
    <w:lvl w:ilvl="0" w:tplc="D3061782">
      <w:start w:val="1"/>
      <w:numFmt w:val="decimal"/>
      <w:lvlText w:val="%1."/>
      <w:lvlJc w:val="left"/>
      <w:pPr>
        <w:ind w:left="900" w:hanging="360"/>
      </w:pPr>
      <w:rPr>
        <w:rFonts w:hint="default"/>
        <w:b/>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3749C"/>
    <w:multiLevelType w:val="hybridMultilevel"/>
    <w:tmpl w:val="AB1E11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5A1CA0"/>
    <w:multiLevelType w:val="hybridMultilevel"/>
    <w:tmpl w:val="EBB2A22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BA45929"/>
    <w:multiLevelType w:val="hybridMultilevel"/>
    <w:tmpl w:val="9BAEF74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5BB61DD3"/>
    <w:multiLevelType w:val="multilevel"/>
    <w:tmpl w:val="6BDAEA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D67F8C"/>
    <w:multiLevelType w:val="hybridMultilevel"/>
    <w:tmpl w:val="65003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9E5D19"/>
    <w:multiLevelType w:val="hybridMultilevel"/>
    <w:tmpl w:val="3DAEA55A"/>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68D57054"/>
    <w:multiLevelType w:val="hybridMultilevel"/>
    <w:tmpl w:val="A01CC4AA"/>
    <w:lvl w:ilvl="0" w:tplc="474A72AE">
      <w:start w:val="1"/>
      <w:numFmt w:val="decimal"/>
      <w:lvlText w:val="%1."/>
      <w:lvlJc w:val="left"/>
      <w:pPr>
        <w:ind w:left="360" w:hanging="360"/>
      </w:pPr>
      <w:rPr>
        <w:rFonts w:ascii="Times New Roman" w:eastAsia="SimSu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297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174317"/>
    <w:multiLevelType w:val="hybridMultilevel"/>
    <w:tmpl w:val="8A58CF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55720"/>
    <w:multiLevelType w:val="hybridMultilevel"/>
    <w:tmpl w:val="3F1C8E3E"/>
    <w:lvl w:ilvl="0" w:tplc="859ADDCA">
      <w:start w:val="1"/>
      <w:numFmt w:val="decimal"/>
      <w:lvlText w:val="6.%1"/>
      <w:lvlJc w:val="left"/>
      <w:pPr>
        <w:ind w:left="2250" w:hanging="360"/>
      </w:pPr>
      <w:rPr>
        <w:rFonts w:hint="default"/>
        <w:b/>
        <w:i w:val="0"/>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717C49"/>
    <w:multiLevelType w:val="hybridMultilevel"/>
    <w:tmpl w:val="AD40FB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727657E4"/>
    <w:multiLevelType w:val="hybridMultilevel"/>
    <w:tmpl w:val="14266128"/>
    <w:lvl w:ilvl="0" w:tplc="B84CC692">
      <w:start w:val="1"/>
      <w:numFmt w:val="decimal"/>
      <w:lvlText w:val="4.%1"/>
      <w:lvlJc w:val="left"/>
      <w:pPr>
        <w:ind w:left="871" w:hanging="360"/>
      </w:pPr>
      <w:rPr>
        <w:rFonts w:hint="default"/>
        <w:b/>
        <w:i w:val="0"/>
        <w:sz w:val="24"/>
        <w:szCs w:val="24"/>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29" w15:restartNumberingAfterBreak="0">
    <w:nsid w:val="74AD54C6"/>
    <w:multiLevelType w:val="hybridMultilevel"/>
    <w:tmpl w:val="FCD085E4"/>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74B17660"/>
    <w:multiLevelType w:val="hybridMultilevel"/>
    <w:tmpl w:val="100AD378"/>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9B2E7C"/>
    <w:multiLevelType w:val="hybridMultilevel"/>
    <w:tmpl w:val="EB585468"/>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2" w15:restartNumberingAfterBreak="0">
    <w:nsid w:val="79876FDF"/>
    <w:multiLevelType w:val="hybridMultilevel"/>
    <w:tmpl w:val="1D56EBA2"/>
    <w:lvl w:ilvl="0" w:tplc="AD727BEE">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B0281E"/>
    <w:multiLevelType w:val="hybridMultilevel"/>
    <w:tmpl w:val="17F0B73A"/>
    <w:lvl w:ilvl="0" w:tplc="D3061782">
      <w:start w:val="1"/>
      <w:numFmt w:val="decimal"/>
      <w:lvlText w:val="%1."/>
      <w:lvlJc w:val="left"/>
      <w:pPr>
        <w:ind w:left="900" w:hanging="360"/>
      </w:pPr>
      <w:rPr>
        <w:rFonts w:hint="default"/>
        <w:b/>
      </w:rPr>
    </w:lvl>
    <w:lvl w:ilvl="1" w:tplc="BA9EBFC8">
      <w:start w:val="1"/>
      <w:numFmt w:val="decimal"/>
      <w:lvlText w:val="%2."/>
      <w:lvlJc w:val="left"/>
      <w:pPr>
        <w:ind w:left="450" w:hanging="360"/>
      </w:pPr>
      <w:rPr>
        <w:rFonts w:ascii="Times New Roman" w:eastAsia="SimSu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1C73F4"/>
    <w:multiLevelType w:val="hybridMultilevel"/>
    <w:tmpl w:val="2EE42E5E"/>
    <w:lvl w:ilvl="0" w:tplc="0409000B">
      <w:start w:val="1"/>
      <w:numFmt w:val="bullet"/>
      <w:lvlText w:val=""/>
      <w:lvlJc w:val="left"/>
      <w:pPr>
        <w:ind w:left="360" w:hanging="360"/>
      </w:pPr>
      <w:rPr>
        <w:rFonts w:ascii="Wingdings" w:hAnsi="Wingding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8241360">
    <w:abstractNumId w:val="10"/>
  </w:num>
  <w:num w:numId="2" w16cid:durableId="1398867951">
    <w:abstractNumId w:val="24"/>
  </w:num>
  <w:num w:numId="3" w16cid:durableId="37437453">
    <w:abstractNumId w:val="6"/>
  </w:num>
  <w:num w:numId="4" w16cid:durableId="120421260">
    <w:abstractNumId w:val="33"/>
  </w:num>
  <w:num w:numId="5" w16cid:durableId="1673727026">
    <w:abstractNumId w:val="21"/>
  </w:num>
  <w:num w:numId="6" w16cid:durableId="1504051768">
    <w:abstractNumId w:val="11"/>
  </w:num>
  <w:num w:numId="7" w16cid:durableId="1803845340">
    <w:abstractNumId w:val="22"/>
  </w:num>
  <w:num w:numId="8" w16cid:durableId="467825986">
    <w:abstractNumId w:val="17"/>
  </w:num>
  <w:num w:numId="9" w16cid:durableId="1092626513">
    <w:abstractNumId w:val="7"/>
  </w:num>
  <w:num w:numId="10" w16cid:durableId="1379892753">
    <w:abstractNumId w:val="12"/>
  </w:num>
  <w:num w:numId="11" w16cid:durableId="427703775">
    <w:abstractNumId w:val="4"/>
  </w:num>
  <w:num w:numId="12" w16cid:durableId="741029212">
    <w:abstractNumId w:val="31"/>
  </w:num>
  <w:num w:numId="13" w16cid:durableId="2901080">
    <w:abstractNumId w:val="32"/>
  </w:num>
  <w:num w:numId="14" w16cid:durableId="481778512">
    <w:abstractNumId w:val="25"/>
  </w:num>
  <w:num w:numId="15" w16cid:durableId="1753697681">
    <w:abstractNumId w:val="8"/>
  </w:num>
  <w:num w:numId="16" w16cid:durableId="1050375838">
    <w:abstractNumId w:val="9"/>
  </w:num>
  <w:num w:numId="17" w16cid:durableId="906574601">
    <w:abstractNumId w:val="23"/>
  </w:num>
  <w:num w:numId="18" w16cid:durableId="2060276806">
    <w:abstractNumId w:val="16"/>
  </w:num>
  <w:num w:numId="19" w16cid:durableId="1281183086">
    <w:abstractNumId w:val="29"/>
  </w:num>
  <w:num w:numId="20" w16cid:durableId="1305113600">
    <w:abstractNumId w:val="26"/>
  </w:num>
  <w:num w:numId="21" w16cid:durableId="1619022885">
    <w:abstractNumId w:val="30"/>
  </w:num>
  <w:num w:numId="22" w16cid:durableId="484316992">
    <w:abstractNumId w:val="20"/>
  </w:num>
  <w:num w:numId="23" w16cid:durableId="1485318316">
    <w:abstractNumId w:val="28"/>
  </w:num>
  <w:num w:numId="24" w16cid:durableId="126776183">
    <w:abstractNumId w:val="13"/>
  </w:num>
  <w:num w:numId="25" w16cid:durableId="993804076">
    <w:abstractNumId w:val="2"/>
  </w:num>
  <w:num w:numId="26" w16cid:durableId="1045518970">
    <w:abstractNumId w:val="20"/>
  </w:num>
  <w:num w:numId="27" w16cid:durableId="1461219601">
    <w:abstractNumId w:val="20"/>
  </w:num>
  <w:num w:numId="28" w16cid:durableId="580873674">
    <w:abstractNumId w:val="20"/>
  </w:num>
  <w:num w:numId="29" w16cid:durableId="480467552">
    <w:abstractNumId w:val="1"/>
  </w:num>
  <w:num w:numId="30" w16cid:durableId="497111933">
    <w:abstractNumId w:val="34"/>
  </w:num>
  <w:num w:numId="31" w16cid:durableId="1963995148">
    <w:abstractNumId w:val="15"/>
  </w:num>
  <w:num w:numId="32" w16cid:durableId="7377498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81008459">
    <w:abstractNumId w:val="27"/>
  </w:num>
  <w:num w:numId="34" w16cid:durableId="1854416729">
    <w:abstractNumId w:val="20"/>
  </w:num>
  <w:num w:numId="35" w16cid:durableId="486243162">
    <w:abstractNumId w:val="20"/>
  </w:num>
  <w:num w:numId="36" w16cid:durableId="1744524878">
    <w:abstractNumId w:val="20"/>
  </w:num>
  <w:num w:numId="37" w16cid:durableId="1142890356">
    <w:abstractNumId w:val="20"/>
  </w:num>
  <w:num w:numId="38" w16cid:durableId="1771387066">
    <w:abstractNumId w:val="19"/>
  </w:num>
  <w:num w:numId="39" w16cid:durableId="1024482090">
    <w:abstractNumId w:val="0"/>
  </w:num>
  <w:num w:numId="40" w16cid:durableId="691230359">
    <w:abstractNumId w:val="5"/>
  </w:num>
  <w:num w:numId="41" w16cid:durableId="19310448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04970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40562089">
    <w:abstractNumId w:val="9"/>
  </w:num>
  <w:num w:numId="44" w16cid:durableId="259333792">
    <w:abstractNumId w:val="3"/>
  </w:num>
  <w:num w:numId="45" w16cid:durableId="1946380122">
    <w:abstractNumId w:val="20"/>
  </w:num>
  <w:num w:numId="46" w16cid:durableId="1318999855">
    <w:abstractNumId w:val="20"/>
  </w:num>
  <w:num w:numId="47" w16cid:durableId="1886912757">
    <w:abstractNumId w:val="14"/>
  </w:num>
  <w:num w:numId="48" w16cid:durableId="310911350">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kantaswamy V">
    <w15:presenceInfo w15:providerId="AD" w15:userId="S-1-5-21-71386336-241004536-752033840-53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B47"/>
    <w:rsid w:val="00000F3A"/>
    <w:rsid w:val="000012A9"/>
    <w:rsid w:val="000033AD"/>
    <w:rsid w:val="00006F83"/>
    <w:rsid w:val="00010BEF"/>
    <w:rsid w:val="0001173B"/>
    <w:rsid w:val="00012174"/>
    <w:rsid w:val="000154C4"/>
    <w:rsid w:val="00015627"/>
    <w:rsid w:val="0001632E"/>
    <w:rsid w:val="00016AE2"/>
    <w:rsid w:val="00034336"/>
    <w:rsid w:val="00036234"/>
    <w:rsid w:val="00037B09"/>
    <w:rsid w:val="0004063F"/>
    <w:rsid w:val="000412E5"/>
    <w:rsid w:val="00044BA7"/>
    <w:rsid w:val="00046772"/>
    <w:rsid w:val="00051912"/>
    <w:rsid w:val="000545BF"/>
    <w:rsid w:val="00056B2C"/>
    <w:rsid w:val="000620D0"/>
    <w:rsid w:val="00065C2A"/>
    <w:rsid w:val="0006604F"/>
    <w:rsid w:val="00066F0E"/>
    <w:rsid w:val="000700CB"/>
    <w:rsid w:val="00072670"/>
    <w:rsid w:val="00072E89"/>
    <w:rsid w:val="00076A1E"/>
    <w:rsid w:val="000775F5"/>
    <w:rsid w:val="00081A97"/>
    <w:rsid w:val="00083560"/>
    <w:rsid w:val="00083B9E"/>
    <w:rsid w:val="00084315"/>
    <w:rsid w:val="00085DF7"/>
    <w:rsid w:val="00091118"/>
    <w:rsid w:val="00091B19"/>
    <w:rsid w:val="0009290C"/>
    <w:rsid w:val="00092B7A"/>
    <w:rsid w:val="00094BA1"/>
    <w:rsid w:val="00095548"/>
    <w:rsid w:val="0009670E"/>
    <w:rsid w:val="000A2726"/>
    <w:rsid w:val="000A3FA2"/>
    <w:rsid w:val="000A58FF"/>
    <w:rsid w:val="000A71C4"/>
    <w:rsid w:val="000B2A54"/>
    <w:rsid w:val="000B34AD"/>
    <w:rsid w:val="000B3D0D"/>
    <w:rsid w:val="000B55CA"/>
    <w:rsid w:val="000C16E3"/>
    <w:rsid w:val="000C180E"/>
    <w:rsid w:val="000C1FAE"/>
    <w:rsid w:val="000C423A"/>
    <w:rsid w:val="000C4D44"/>
    <w:rsid w:val="000C5CF5"/>
    <w:rsid w:val="000C7251"/>
    <w:rsid w:val="000D0A5A"/>
    <w:rsid w:val="000D21CC"/>
    <w:rsid w:val="000D3F54"/>
    <w:rsid w:val="000D4F89"/>
    <w:rsid w:val="000E3407"/>
    <w:rsid w:val="000E3492"/>
    <w:rsid w:val="000E35FC"/>
    <w:rsid w:val="000E7739"/>
    <w:rsid w:val="000E7994"/>
    <w:rsid w:val="000F2634"/>
    <w:rsid w:val="000F43C2"/>
    <w:rsid w:val="000F5B13"/>
    <w:rsid w:val="000F683C"/>
    <w:rsid w:val="000F75FA"/>
    <w:rsid w:val="00101B3F"/>
    <w:rsid w:val="00102535"/>
    <w:rsid w:val="00102C5A"/>
    <w:rsid w:val="001037A5"/>
    <w:rsid w:val="0010568C"/>
    <w:rsid w:val="00105C56"/>
    <w:rsid w:val="00105D6F"/>
    <w:rsid w:val="0010758F"/>
    <w:rsid w:val="0011352F"/>
    <w:rsid w:val="00114B28"/>
    <w:rsid w:val="00116D65"/>
    <w:rsid w:val="001173D1"/>
    <w:rsid w:val="0012387C"/>
    <w:rsid w:val="0013768B"/>
    <w:rsid w:val="00137D44"/>
    <w:rsid w:val="0014184E"/>
    <w:rsid w:val="00144475"/>
    <w:rsid w:val="00146396"/>
    <w:rsid w:val="00150807"/>
    <w:rsid w:val="00151B49"/>
    <w:rsid w:val="00155D0E"/>
    <w:rsid w:val="00161E33"/>
    <w:rsid w:val="001643A8"/>
    <w:rsid w:val="00164A16"/>
    <w:rsid w:val="001671DE"/>
    <w:rsid w:val="00170B31"/>
    <w:rsid w:val="0017422B"/>
    <w:rsid w:val="00175296"/>
    <w:rsid w:val="00175B2A"/>
    <w:rsid w:val="001760BE"/>
    <w:rsid w:val="00176C45"/>
    <w:rsid w:val="00177593"/>
    <w:rsid w:val="00181EDF"/>
    <w:rsid w:val="001820E6"/>
    <w:rsid w:val="0018323B"/>
    <w:rsid w:val="001839C1"/>
    <w:rsid w:val="00184441"/>
    <w:rsid w:val="0018450F"/>
    <w:rsid w:val="00184E29"/>
    <w:rsid w:val="00185DC6"/>
    <w:rsid w:val="00186CED"/>
    <w:rsid w:val="001871F5"/>
    <w:rsid w:val="00187429"/>
    <w:rsid w:val="001917EC"/>
    <w:rsid w:val="001978D4"/>
    <w:rsid w:val="001A2D03"/>
    <w:rsid w:val="001A5DB6"/>
    <w:rsid w:val="001A74DA"/>
    <w:rsid w:val="001B1224"/>
    <w:rsid w:val="001B1B3C"/>
    <w:rsid w:val="001B590B"/>
    <w:rsid w:val="001C10D9"/>
    <w:rsid w:val="001C3B4D"/>
    <w:rsid w:val="001C3E71"/>
    <w:rsid w:val="001C6E58"/>
    <w:rsid w:val="001C755E"/>
    <w:rsid w:val="001C7658"/>
    <w:rsid w:val="001D0000"/>
    <w:rsid w:val="001D0AB2"/>
    <w:rsid w:val="001D42F6"/>
    <w:rsid w:val="001D582E"/>
    <w:rsid w:val="001D7400"/>
    <w:rsid w:val="001D7947"/>
    <w:rsid w:val="001E0100"/>
    <w:rsid w:val="001E342F"/>
    <w:rsid w:val="001E5B9C"/>
    <w:rsid w:val="001E6448"/>
    <w:rsid w:val="001F15FB"/>
    <w:rsid w:val="001F2CBA"/>
    <w:rsid w:val="001F3203"/>
    <w:rsid w:val="001F4BAE"/>
    <w:rsid w:val="001F5E02"/>
    <w:rsid w:val="001F6005"/>
    <w:rsid w:val="00200E35"/>
    <w:rsid w:val="00201B6A"/>
    <w:rsid w:val="0020525A"/>
    <w:rsid w:val="00205419"/>
    <w:rsid w:val="00206142"/>
    <w:rsid w:val="00210215"/>
    <w:rsid w:val="00210232"/>
    <w:rsid w:val="002106E9"/>
    <w:rsid w:val="00213087"/>
    <w:rsid w:val="00214182"/>
    <w:rsid w:val="0021544C"/>
    <w:rsid w:val="002159DE"/>
    <w:rsid w:val="00221684"/>
    <w:rsid w:val="00224D63"/>
    <w:rsid w:val="00227D04"/>
    <w:rsid w:val="00230A68"/>
    <w:rsid w:val="002325E5"/>
    <w:rsid w:val="0023430D"/>
    <w:rsid w:val="002352CF"/>
    <w:rsid w:val="00235715"/>
    <w:rsid w:val="002363F2"/>
    <w:rsid w:val="0024052F"/>
    <w:rsid w:val="00241F85"/>
    <w:rsid w:val="002421A0"/>
    <w:rsid w:val="00243225"/>
    <w:rsid w:val="002433B5"/>
    <w:rsid w:val="0024356F"/>
    <w:rsid w:val="00244C06"/>
    <w:rsid w:val="00245BD5"/>
    <w:rsid w:val="00251D30"/>
    <w:rsid w:val="00253202"/>
    <w:rsid w:val="002578C1"/>
    <w:rsid w:val="00261169"/>
    <w:rsid w:val="002613F0"/>
    <w:rsid w:val="00261A82"/>
    <w:rsid w:val="00261FED"/>
    <w:rsid w:val="0026310D"/>
    <w:rsid w:val="00263492"/>
    <w:rsid w:val="00267478"/>
    <w:rsid w:val="0027043F"/>
    <w:rsid w:val="002734A9"/>
    <w:rsid w:val="00274155"/>
    <w:rsid w:val="00280FEF"/>
    <w:rsid w:val="00283642"/>
    <w:rsid w:val="00283C67"/>
    <w:rsid w:val="00285A82"/>
    <w:rsid w:val="00285BDA"/>
    <w:rsid w:val="00286D96"/>
    <w:rsid w:val="00291AD6"/>
    <w:rsid w:val="00291CC9"/>
    <w:rsid w:val="00292F91"/>
    <w:rsid w:val="00294112"/>
    <w:rsid w:val="00295312"/>
    <w:rsid w:val="0029670C"/>
    <w:rsid w:val="002A25E9"/>
    <w:rsid w:val="002A3A59"/>
    <w:rsid w:val="002A40DD"/>
    <w:rsid w:val="002A585D"/>
    <w:rsid w:val="002A6423"/>
    <w:rsid w:val="002A6D8C"/>
    <w:rsid w:val="002A743D"/>
    <w:rsid w:val="002B160E"/>
    <w:rsid w:val="002B2611"/>
    <w:rsid w:val="002B730B"/>
    <w:rsid w:val="002C4F83"/>
    <w:rsid w:val="002C5754"/>
    <w:rsid w:val="002C5CB2"/>
    <w:rsid w:val="002C6DD3"/>
    <w:rsid w:val="002C799A"/>
    <w:rsid w:val="002C7ABC"/>
    <w:rsid w:val="002D03C1"/>
    <w:rsid w:val="002D171B"/>
    <w:rsid w:val="002D1C04"/>
    <w:rsid w:val="002D2451"/>
    <w:rsid w:val="002D3140"/>
    <w:rsid w:val="002D379A"/>
    <w:rsid w:val="002D468D"/>
    <w:rsid w:val="002D5CB3"/>
    <w:rsid w:val="002D6C41"/>
    <w:rsid w:val="002E210A"/>
    <w:rsid w:val="002E3B22"/>
    <w:rsid w:val="002E3CB9"/>
    <w:rsid w:val="002E4E70"/>
    <w:rsid w:val="002E597E"/>
    <w:rsid w:val="002E6DA3"/>
    <w:rsid w:val="002E7D9F"/>
    <w:rsid w:val="002F230E"/>
    <w:rsid w:val="002F266B"/>
    <w:rsid w:val="002F2734"/>
    <w:rsid w:val="002F3566"/>
    <w:rsid w:val="002F3BAA"/>
    <w:rsid w:val="002F5E70"/>
    <w:rsid w:val="003004E5"/>
    <w:rsid w:val="003011B2"/>
    <w:rsid w:val="003011E9"/>
    <w:rsid w:val="00301491"/>
    <w:rsid w:val="00304052"/>
    <w:rsid w:val="00304AF4"/>
    <w:rsid w:val="00305A02"/>
    <w:rsid w:val="00306DF9"/>
    <w:rsid w:val="00306ED3"/>
    <w:rsid w:val="00310893"/>
    <w:rsid w:val="003125F9"/>
    <w:rsid w:val="00315137"/>
    <w:rsid w:val="00316251"/>
    <w:rsid w:val="003164B9"/>
    <w:rsid w:val="00317855"/>
    <w:rsid w:val="00317CAE"/>
    <w:rsid w:val="003231D7"/>
    <w:rsid w:val="003236A3"/>
    <w:rsid w:val="00324748"/>
    <w:rsid w:val="00325342"/>
    <w:rsid w:val="0032668C"/>
    <w:rsid w:val="00327814"/>
    <w:rsid w:val="00330B7A"/>
    <w:rsid w:val="00332AC1"/>
    <w:rsid w:val="003330E0"/>
    <w:rsid w:val="0033546B"/>
    <w:rsid w:val="0033567D"/>
    <w:rsid w:val="003362DF"/>
    <w:rsid w:val="00337364"/>
    <w:rsid w:val="0034279A"/>
    <w:rsid w:val="00343D64"/>
    <w:rsid w:val="00345A10"/>
    <w:rsid w:val="003462CD"/>
    <w:rsid w:val="00346DCD"/>
    <w:rsid w:val="00353FA7"/>
    <w:rsid w:val="003547ED"/>
    <w:rsid w:val="0035486F"/>
    <w:rsid w:val="00357DC8"/>
    <w:rsid w:val="00360729"/>
    <w:rsid w:val="0036138D"/>
    <w:rsid w:val="0036190E"/>
    <w:rsid w:val="00362AA8"/>
    <w:rsid w:val="0036391D"/>
    <w:rsid w:val="0036727B"/>
    <w:rsid w:val="00370862"/>
    <w:rsid w:val="003717FD"/>
    <w:rsid w:val="003769F9"/>
    <w:rsid w:val="00376A42"/>
    <w:rsid w:val="00383C5A"/>
    <w:rsid w:val="00385DCD"/>
    <w:rsid w:val="00385ECE"/>
    <w:rsid w:val="00393CA0"/>
    <w:rsid w:val="0039437E"/>
    <w:rsid w:val="003943CF"/>
    <w:rsid w:val="00394463"/>
    <w:rsid w:val="00394E22"/>
    <w:rsid w:val="00396BAA"/>
    <w:rsid w:val="00396F17"/>
    <w:rsid w:val="003A274A"/>
    <w:rsid w:val="003A4CBD"/>
    <w:rsid w:val="003B2F9D"/>
    <w:rsid w:val="003B3446"/>
    <w:rsid w:val="003B6055"/>
    <w:rsid w:val="003B7344"/>
    <w:rsid w:val="003B7641"/>
    <w:rsid w:val="003C2932"/>
    <w:rsid w:val="003C2987"/>
    <w:rsid w:val="003C6028"/>
    <w:rsid w:val="003D07CF"/>
    <w:rsid w:val="003D0A11"/>
    <w:rsid w:val="003D0C7D"/>
    <w:rsid w:val="003D2BB1"/>
    <w:rsid w:val="003D43D4"/>
    <w:rsid w:val="003D61E7"/>
    <w:rsid w:val="003D7A59"/>
    <w:rsid w:val="003E01DE"/>
    <w:rsid w:val="003E0E12"/>
    <w:rsid w:val="003E10F7"/>
    <w:rsid w:val="003E1194"/>
    <w:rsid w:val="003E2489"/>
    <w:rsid w:val="003E3148"/>
    <w:rsid w:val="003E3BE7"/>
    <w:rsid w:val="003E4208"/>
    <w:rsid w:val="003E7109"/>
    <w:rsid w:val="003F2680"/>
    <w:rsid w:val="003F2F02"/>
    <w:rsid w:val="003F3906"/>
    <w:rsid w:val="003F5682"/>
    <w:rsid w:val="003F5B07"/>
    <w:rsid w:val="003F7C64"/>
    <w:rsid w:val="00403CD7"/>
    <w:rsid w:val="00404539"/>
    <w:rsid w:val="00404E27"/>
    <w:rsid w:val="00410446"/>
    <w:rsid w:val="004106F5"/>
    <w:rsid w:val="00415B47"/>
    <w:rsid w:val="0041628E"/>
    <w:rsid w:val="004166CA"/>
    <w:rsid w:val="00420E75"/>
    <w:rsid w:val="00421CFA"/>
    <w:rsid w:val="00423FCE"/>
    <w:rsid w:val="0042497A"/>
    <w:rsid w:val="004268F9"/>
    <w:rsid w:val="00426AA3"/>
    <w:rsid w:val="0043176B"/>
    <w:rsid w:val="00432485"/>
    <w:rsid w:val="00432E4A"/>
    <w:rsid w:val="00433C22"/>
    <w:rsid w:val="00433D96"/>
    <w:rsid w:val="0043445D"/>
    <w:rsid w:val="00435513"/>
    <w:rsid w:val="00436132"/>
    <w:rsid w:val="00436B48"/>
    <w:rsid w:val="00441490"/>
    <w:rsid w:val="00441898"/>
    <w:rsid w:val="00443295"/>
    <w:rsid w:val="00445838"/>
    <w:rsid w:val="00445C94"/>
    <w:rsid w:val="00446EEA"/>
    <w:rsid w:val="00447136"/>
    <w:rsid w:val="004511CE"/>
    <w:rsid w:val="004516F3"/>
    <w:rsid w:val="0045251E"/>
    <w:rsid w:val="004531A1"/>
    <w:rsid w:val="0045339C"/>
    <w:rsid w:val="0045368D"/>
    <w:rsid w:val="00455C0A"/>
    <w:rsid w:val="00456755"/>
    <w:rsid w:val="00456E5A"/>
    <w:rsid w:val="00462F31"/>
    <w:rsid w:val="00463DF1"/>
    <w:rsid w:val="00463DFD"/>
    <w:rsid w:val="00467E66"/>
    <w:rsid w:val="004714B0"/>
    <w:rsid w:val="00472E8F"/>
    <w:rsid w:val="00474833"/>
    <w:rsid w:val="00474CB1"/>
    <w:rsid w:val="00475D59"/>
    <w:rsid w:val="00475E7B"/>
    <w:rsid w:val="0047609A"/>
    <w:rsid w:val="004761FC"/>
    <w:rsid w:val="004815C8"/>
    <w:rsid w:val="00481947"/>
    <w:rsid w:val="00481E69"/>
    <w:rsid w:val="00481FEF"/>
    <w:rsid w:val="00483B46"/>
    <w:rsid w:val="004847B0"/>
    <w:rsid w:val="00484C9C"/>
    <w:rsid w:val="0048590E"/>
    <w:rsid w:val="00486554"/>
    <w:rsid w:val="0049060C"/>
    <w:rsid w:val="00492A84"/>
    <w:rsid w:val="004933BD"/>
    <w:rsid w:val="00493F31"/>
    <w:rsid w:val="004976C5"/>
    <w:rsid w:val="004A021B"/>
    <w:rsid w:val="004A3EDF"/>
    <w:rsid w:val="004A3F80"/>
    <w:rsid w:val="004A4AF2"/>
    <w:rsid w:val="004A4B7D"/>
    <w:rsid w:val="004A51BC"/>
    <w:rsid w:val="004A7518"/>
    <w:rsid w:val="004A7C4F"/>
    <w:rsid w:val="004A7DD8"/>
    <w:rsid w:val="004B1EFA"/>
    <w:rsid w:val="004B23FF"/>
    <w:rsid w:val="004B4DD5"/>
    <w:rsid w:val="004C0249"/>
    <w:rsid w:val="004C0E66"/>
    <w:rsid w:val="004C1206"/>
    <w:rsid w:val="004C416A"/>
    <w:rsid w:val="004C66F5"/>
    <w:rsid w:val="004D0D0F"/>
    <w:rsid w:val="004D3D38"/>
    <w:rsid w:val="004D6F88"/>
    <w:rsid w:val="004E199B"/>
    <w:rsid w:val="004E5A3E"/>
    <w:rsid w:val="004F1C52"/>
    <w:rsid w:val="004F4B02"/>
    <w:rsid w:val="004F5551"/>
    <w:rsid w:val="004F5BEA"/>
    <w:rsid w:val="004F7FAA"/>
    <w:rsid w:val="005018A0"/>
    <w:rsid w:val="00502FC2"/>
    <w:rsid w:val="0050686A"/>
    <w:rsid w:val="005070EF"/>
    <w:rsid w:val="0051314C"/>
    <w:rsid w:val="0051583E"/>
    <w:rsid w:val="00515B66"/>
    <w:rsid w:val="00515D66"/>
    <w:rsid w:val="00516C46"/>
    <w:rsid w:val="00520731"/>
    <w:rsid w:val="005218AE"/>
    <w:rsid w:val="005221B3"/>
    <w:rsid w:val="0052347C"/>
    <w:rsid w:val="00523843"/>
    <w:rsid w:val="00526401"/>
    <w:rsid w:val="00530D90"/>
    <w:rsid w:val="00532272"/>
    <w:rsid w:val="00534746"/>
    <w:rsid w:val="00536A57"/>
    <w:rsid w:val="00536D77"/>
    <w:rsid w:val="0054052F"/>
    <w:rsid w:val="00540940"/>
    <w:rsid w:val="0054231D"/>
    <w:rsid w:val="0054344C"/>
    <w:rsid w:val="00543F4B"/>
    <w:rsid w:val="00551EF2"/>
    <w:rsid w:val="00554829"/>
    <w:rsid w:val="0055510B"/>
    <w:rsid w:val="00556A59"/>
    <w:rsid w:val="005572E3"/>
    <w:rsid w:val="00560861"/>
    <w:rsid w:val="00560960"/>
    <w:rsid w:val="005614C3"/>
    <w:rsid w:val="00564874"/>
    <w:rsid w:val="00564DD5"/>
    <w:rsid w:val="00564E1C"/>
    <w:rsid w:val="0057268C"/>
    <w:rsid w:val="00573E50"/>
    <w:rsid w:val="0057474D"/>
    <w:rsid w:val="00575E8B"/>
    <w:rsid w:val="00577677"/>
    <w:rsid w:val="0058002B"/>
    <w:rsid w:val="00580F96"/>
    <w:rsid w:val="00581EE5"/>
    <w:rsid w:val="00581F5E"/>
    <w:rsid w:val="005829FC"/>
    <w:rsid w:val="005848DC"/>
    <w:rsid w:val="00584BD6"/>
    <w:rsid w:val="005862FB"/>
    <w:rsid w:val="00586492"/>
    <w:rsid w:val="0058689D"/>
    <w:rsid w:val="005871CE"/>
    <w:rsid w:val="00590955"/>
    <w:rsid w:val="00591A26"/>
    <w:rsid w:val="00593B40"/>
    <w:rsid w:val="00594941"/>
    <w:rsid w:val="00594AB4"/>
    <w:rsid w:val="005A2613"/>
    <w:rsid w:val="005A39E5"/>
    <w:rsid w:val="005A3D57"/>
    <w:rsid w:val="005B28E7"/>
    <w:rsid w:val="005B2A7E"/>
    <w:rsid w:val="005B56E8"/>
    <w:rsid w:val="005B5976"/>
    <w:rsid w:val="005C2101"/>
    <w:rsid w:val="005C29DF"/>
    <w:rsid w:val="005C3510"/>
    <w:rsid w:val="005C50C8"/>
    <w:rsid w:val="005C5BAB"/>
    <w:rsid w:val="005C6C66"/>
    <w:rsid w:val="005C7DEA"/>
    <w:rsid w:val="005D19EA"/>
    <w:rsid w:val="005D1A3D"/>
    <w:rsid w:val="005D4A3E"/>
    <w:rsid w:val="005D53BF"/>
    <w:rsid w:val="005D5F44"/>
    <w:rsid w:val="005D64DB"/>
    <w:rsid w:val="005D688E"/>
    <w:rsid w:val="005D7E50"/>
    <w:rsid w:val="005E1870"/>
    <w:rsid w:val="005E32FB"/>
    <w:rsid w:val="005E3392"/>
    <w:rsid w:val="005E49F5"/>
    <w:rsid w:val="005E77C6"/>
    <w:rsid w:val="005F0045"/>
    <w:rsid w:val="005F1156"/>
    <w:rsid w:val="005F2323"/>
    <w:rsid w:val="00600C8C"/>
    <w:rsid w:val="00603FF7"/>
    <w:rsid w:val="006040D3"/>
    <w:rsid w:val="00606782"/>
    <w:rsid w:val="00606BD7"/>
    <w:rsid w:val="00610001"/>
    <w:rsid w:val="00610D4D"/>
    <w:rsid w:val="0061138B"/>
    <w:rsid w:val="00613BDA"/>
    <w:rsid w:val="006158B9"/>
    <w:rsid w:val="00617407"/>
    <w:rsid w:val="0062013C"/>
    <w:rsid w:val="0063093A"/>
    <w:rsid w:val="006317B0"/>
    <w:rsid w:val="006374F8"/>
    <w:rsid w:val="00645BCB"/>
    <w:rsid w:val="00645CC6"/>
    <w:rsid w:val="00646119"/>
    <w:rsid w:val="00650C56"/>
    <w:rsid w:val="00650EDC"/>
    <w:rsid w:val="00654CE3"/>
    <w:rsid w:val="00655269"/>
    <w:rsid w:val="00662554"/>
    <w:rsid w:val="00663974"/>
    <w:rsid w:val="00665666"/>
    <w:rsid w:val="00666349"/>
    <w:rsid w:val="00666B78"/>
    <w:rsid w:val="00666FDB"/>
    <w:rsid w:val="00667873"/>
    <w:rsid w:val="00671E4F"/>
    <w:rsid w:val="00673079"/>
    <w:rsid w:val="006760BF"/>
    <w:rsid w:val="00684F90"/>
    <w:rsid w:val="006857CE"/>
    <w:rsid w:val="00685F8B"/>
    <w:rsid w:val="006862DD"/>
    <w:rsid w:val="006862F5"/>
    <w:rsid w:val="00687649"/>
    <w:rsid w:val="00691C46"/>
    <w:rsid w:val="0069315F"/>
    <w:rsid w:val="006938A1"/>
    <w:rsid w:val="00694AFF"/>
    <w:rsid w:val="0069596A"/>
    <w:rsid w:val="006A052F"/>
    <w:rsid w:val="006A5D18"/>
    <w:rsid w:val="006B1212"/>
    <w:rsid w:val="006B3E9B"/>
    <w:rsid w:val="006C04D1"/>
    <w:rsid w:val="006C078C"/>
    <w:rsid w:val="006C2556"/>
    <w:rsid w:val="006C384A"/>
    <w:rsid w:val="006C4EF3"/>
    <w:rsid w:val="006C53F9"/>
    <w:rsid w:val="006C5453"/>
    <w:rsid w:val="006C7FCD"/>
    <w:rsid w:val="006D0ED3"/>
    <w:rsid w:val="006E329A"/>
    <w:rsid w:val="006E68B9"/>
    <w:rsid w:val="006F1740"/>
    <w:rsid w:val="006F2152"/>
    <w:rsid w:val="006F3580"/>
    <w:rsid w:val="006F4A54"/>
    <w:rsid w:val="006F4ECB"/>
    <w:rsid w:val="006F5B67"/>
    <w:rsid w:val="0070043E"/>
    <w:rsid w:val="0070479F"/>
    <w:rsid w:val="00704AD6"/>
    <w:rsid w:val="00705547"/>
    <w:rsid w:val="0071144B"/>
    <w:rsid w:val="00711B9C"/>
    <w:rsid w:val="00712114"/>
    <w:rsid w:val="00713873"/>
    <w:rsid w:val="00713A8B"/>
    <w:rsid w:val="00716F4F"/>
    <w:rsid w:val="00717586"/>
    <w:rsid w:val="0072446C"/>
    <w:rsid w:val="00724850"/>
    <w:rsid w:val="0072489D"/>
    <w:rsid w:val="00726A79"/>
    <w:rsid w:val="0073149A"/>
    <w:rsid w:val="00731DC0"/>
    <w:rsid w:val="0073320F"/>
    <w:rsid w:val="007346C9"/>
    <w:rsid w:val="00736BE5"/>
    <w:rsid w:val="007370B4"/>
    <w:rsid w:val="007406C7"/>
    <w:rsid w:val="00743240"/>
    <w:rsid w:val="0074435E"/>
    <w:rsid w:val="007444A8"/>
    <w:rsid w:val="00746B89"/>
    <w:rsid w:val="00747771"/>
    <w:rsid w:val="007567FF"/>
    <w:rsid w:val="00756E7C"/>
    <w:rsid w:val="00757533"/>
    <w:rsid w:val="00757546"/>
    <w:rsid w:val="007612DC"/>
    <w:rsid w:val="00761529"/>
    <w:rsid w:val="00763412"/>
    <w:rsid w:val="007656D3"/>
    <w:rsid w:val="007703AC"/>
    <w:rsid w:val="00771CBE"/>
    <w:rsid w:val="00773E8E"/>
    <w:rsid w:val="00773EA8"/>
    <w:rsid w:val="0077744B"/>
    <w:rsid w:val="00780F46"/>
    <w:rsid w:val="00782482"/>
    <w:rsid w:val="00783921"/>
    <w:rsid w:val="00783D45"/>
    <w:rsid w:val="00784A84"/>
    <w:rsid w:val="007853CF"/>
    <w:rsid w:val="00785757"/>
    <w:rsid w:val="007857D5"/>
    <w:rsid w:val="00791F14"/>
    <w:rsid w:val="0079220B"/>
    <w:rsid w:val="00792DA7"/>
    <w:rsid w:val="00795511"/>
    <w:rsid w:val="00796427"/>
    <w:rsid w:val="00796484"/>
    <w:rsid w:val="007A063B"/>
    <w:rsid w:val="007A1257"/>
    <w:rsid w:val="007A1F1E"/>
    <w:rsid w:val="007A22EE"/>
    <w:rsid w:val="007A2D09"/>
    <w:rsid w:val="007A34C0"/>
    <w:rsid w:val="007A6631"/>
    <w:rsid w:val="007A6879"/>
    <w:rsid w:val="007B0F4A"/>
    <w:rsid w:val="007B528C"/>
    <w:rsid w:val="007B5B40"/>
    <w:rsid w:val="007B6F21"/>
    <w:rsid w:val="007C062D"/>
    <w:rsid w:val="007C1482"/>
    <w:rsid w:val="007C1A0C"/>
    <w:rsid w:val="007C3015"/>
    <w:rsid w:val="007C430A"/>
    <w:rsid w:val="007D0404"/>
    <w:rsid w:val="007D1218"/>
    <w:rsid w:val="007D3015"/>
    <w:rsid w:val="007D4309"/>
    <w:rsid w:val="007D5B8A"/>
    <w:rsid w:val="007D6551"/>
    <w:rsid w:val="007E1975"/>
    <w:rsid w:val="007E21A9"/>
    <w:rsid w:val="007E4851"/>
    <w:rsid w:val="007E5DB0"/>
    <w:rsid w:val="007E663B"/>
    <w:rsid w:val="007E7D83"/>
    <w:rsid w:val="007F133D"/>
    <w:rsid w:val="007F1638"/>
    <w:rsid w:val="007F17F3"/>
    <w:rsid w:val="007F32C0"/>
    <w:rsid w:val="007F410F"/>
    <w:rsid w:val="007F42D5"/>
    <w:rsid w:val="007F49CE"/>
    <w:rsid w:val="00801864"/>
    <w:rsid w:val="0080634C"/>
    <w:rsid w:val="0080694B"/>
    <w:rsid w:val="00810DF3"/>
    <w:rsid w:val="008174EF"/>
    <w:rsid w:val="0082025C"/>
    <w:rsid w:val="0082030A"/>
    <w:rsid w:val="00820C51"/>
    <w:rsid w:val="00821842"/>
    <w:rsid w:val="00821ED9"/>
    <w:rsid w:val="008220FB"/>
    <w:rsid w:val="00824F25"/>
    <w:rsid w:val="00825A99"/>
    <w:rsid w:val="00827258"/>
    <w:rsid w:val="00827E01"/>
    <w:rsid w:val="00827FF8"/>
    <w:rsid w:val="00830ACC"/>
    <w:rsid w:val="0083125E"/>
    <w:rsid w:val="00831288"/>
    <w:rsid w:val="00833B4D"/>
    <w:rsid w:val="00834500"/>
    <w:rsid w:val="00834AEB"/>
    <w:rsid w:val="00834BD0"/>
    <w:rsid w:val="00836475"/>
    <w:rsid w:val="00841C3A"/>
    <w:rsid w:val="00843690"/>
    <w:rsid w:val="00845057"/>
    <w:rsid w:val="00845E32"/>
    <w:rsid w:val="00846231"/>
    <w:rsid w:val="008477D6"/>
    <w:rsid w:val="00847AE1"/>
    <w:rsid w:val="00850FA2"/>
    <w:rsid w:val="00856A2C"/>
    <w:rsid w:val="00856D85"/>
    <w:rsid w:val="0085728D"/>
    <w:rsid w:val="0085794A"/>
    <w:rsid w:val="008606BA"/>
    <w:rsid w:val="00861543"/>
    <w:rsid w:val="00862587"/>
    <w:rsid w:val="008651DA"/>
    <w:rsid w:val="00865C1E"/>
    <w:rsid w:val="00866235"/>
    <w:rsid w:val="008665C4"/>
    <w:rsid w:val="00870598"/>
    <w:rsid w:val="00872538"/>
    <w:rsid w:val="00872C99"/>
    <w:rsid w:val="008815CD"/>
    <w:rsid w:val="0088235F"/>
    <w:rsid w:val="008845CF"/>
    <w:rsid w:val="00884CA6"/>
    <w:rsid w:val="0088576F"/>
    <w:rsid w:val="00886491"/>
    <w:rsid w:val="00887ACF"/>
    <w:rsid w:val="00891A1D"/>
    <w:rsid w:val="00892450"/>
    <w:rsid w:val="008927D3"/>
    <w:rsid w:val="00894338"/>
    <w:rsid w:val="00894D6E"/>
    <w:rsid w:val="008958B1"/>
    <w:rsid w:val="00896348"/>
    <w:rsid w:val="008A43D8"/>
    <w:rsid w:val="008A56EF"/>
    <w:rsid w:val="008A5DA3"/>
    <w:rsid w:val="008A7447"/>
    <w:rsid w:val="008A78D3"/>
    <w:rsid w:val="008B19B5"/>
    <w:rsid w:val="008B1B6D"/>
    <w:rsid w:val="008B22C7"/>
    <w:rsid w:val="008B3CC0"/>
    <w:rsid w:val="008B5011"/>
    <w:rsid w:val="008C08A7"/>
    <w:rsid w:val="008C1764"/>
    <w:rsid w:val="008C29A4"/>
    <w:rsid w:val="008C2E52"/>
    <w:rsid w:val="008C70F4"/>
    <w:rsid w:val="008D00B4"/>
    <w:rsid w:val="008D5124"/>
    <w:rsid w:val="008D71A7"/>
    <w:rsid w:val="008E154B"/>
    <w:rsid w:val="008E1606"/>
    <w:rsid w:val="008E2B3E"/>
    <w:rsid w:val="008E3700"/>
    <w:rsid w:val="008E57F4"/>
    <w:rsid w:val="008E5B2B"/>
    <w:rsid w:val="008E73E6"/>
    <w:rsid w:val="008F07C0"/>
    <w:rsid w:val="008F1F02"/>
    <w:rsid w:val="008F2FC2"/>
    <w:rsid w:val="008F41A3"/>
    <w:rsid w:val="008F6D30"/>
    <w:rsid w:val="008F6E9B"/>
    <w:rsid w:val="008F7619"/>
    <w:rsid w:val="00900C82"/>
    <w:rsid w:val="009018E5"/>
    <w:rsid w:val="009019E8"/>
    <w:rsid w:val="00903DDE"/>
    <w:rsid w:val="009042AF"/>
    <w:rsid w:val="00905495"/>
    <w:rsid w:val="0090561F"/>
    <w:rsid w:val="00911913"/>
    <w:rsid w:val="00912689"/>
    <w:rsid w:val="00912E05"/>
    <w:rsid w:val="009130C8"/>
    <w:rsid w:val="009132CC"/>
    <w:rsid w:val="009165CD"/>
    <w:rsid w:val="009213F2"/>
    <w:rsid w:val="0092487F"/>
    <w:rsid w:val="00925BC9"/>
    <w:rsid w:val="00926944"/>
    <w:rsid w:val="00931BC8"/>
    <w:rsid w:val="00932BE0"/>
    <w:rsid w:val="00933B9B"/>
    <w:rsid w:val="0093778C"/>
    <w:rsid w:val="00940D5B"/>
    <w:rsid w:val="00942511"/>
    <w:rsid w:val="00942598"/>
    <w:rsid w:val="009429CE"/>
    <w:rsid w:val="00945D0B"/>
    <w:rsid w:val="00946BB8"/>
    <w:rsid w:val="009508BA"/>
    <w:rsid w:val="00950DEF"/>
    <w:rsid w:val="00950FD0"/>
    <w:rsid w:val="0095309E"/>
    <w:rsid w:val="00953ED0"/>
    <w:rsid w:val="009561A7"/>
    <w:rsid w:val="0095707C"/>
    <w:rsid w:val="00957ACB"/>
    <w:rsid w:val="009613E2"/>
    <w:rsid w:val="00961413"/>
    <w:rsid w:val="00961935"/>
    <w:rsid w:val="009658FF"/>
    <w:rsid w:val="00966056"/>
    <w:rsid w:val="0096667E"/>
    <w:rsid w:val="00967CF5"/>
    <w:rsid w:val="009716BB"/>
    <w:rsid w:val="009726DB"/>
    <w:rsid w:val="00974664"/>
    <w:rsid w:val="009761D5"/>
    <w:rsid w:val="00977FA2"/>
    <w:rsid w:val="009816D9"/>
    <w:rsid w:val="009903E2"/>
    <w:rsid w:val="0099138B"/>
    <w:rsid w:val="0099416F"/>
    <w:rsid w:val="00995047"/>
    <w:rsid w:val="00997AAF"/>
    <w:rsid w:val="009A03FE"/>
    <w:rsid w:val="009A1F92"/>
    <w:rsid w:val="009A2645"/>
    <w:rsid w:val="009A641E"/>
    <w:rsid w:val="009A6A1B"/>
    <w:rsid w:val="009A7C6F"/>
    <w:rsid w:val="009A7D8A"/>
    <w:rsid w:val="009B1BA0"/>
    <w:rsid w:val="009B45E3"/>
    <w:rsid w:val="009C08F8"/>
    <w:rsid w:val="009C16AB"/>
    <w:rsid w:val="009C1A1C"/>
    <w:rsid w:val="009C248D"/>
    <w:rsid w:val="009C2900"/>
    <w:rsid w:val="009C323B"/>
    <w:rsid w:val="009D0D84"/>
    <w:rsid w:val="009D509C"/>
    <w:rsid w:val="009D55EC"/>
    <w:rsid w:val="009E11A2"/>
    <w:rsid w:val="009E1340"/>
    <w:rsid w:val="009E18B3"/>
    <w:rsid w:val="009E3FF3"/>
    <w:rsid w:val="009E56F5"/>
    <w:rsid w:val="009F119B"/>
    <w:rsid w:val="009F493C"/>
    <w:rsid w:val="009F6485"/>
    <w:rsid w:val="009F66CC"/>
    <w:rsid w:val="00A020EB"/>
    <w:rsid w:val="00A033FE"/>
    <w:rsid w:val="00A0678C"/>
    <w:rsid w:val="00A13CC7"/>
    <w:rsid w:val="00A141E5"/>
    <w:rsid w:val="00A17555"/>
    <w:rsid w:val="00A2082A"/>
    <w:rsid w:val="00A2712E"/>
    <w:rsid w:val="00A31B71"/>
    <w:rsid w:val="00A323A3"/>
    <w:rsid w:val="00A330D4"/>
    <w:rsid w:val="00A33986"/>
    <w:rsid w:val="00A33CC1"/>
    <w:rsid w:val="00A346AA"/>
    <w:rsid w:val="00A366BB"/>
    <w:rsid w:val="00A368BA"/>
    <w:rsid w:val="00A41732"/>
    <w:rsid w:val="00A42816"/>
    <w:rsid w:val="00A44216"/>
    <w:rsid w:val="00A452D8"/>
    <w:rsid w:val="00A46B40"/>
    <w:rsid w:val="00A50C2E"/>
    <w:rsid w:val="00A52CE3"/>
    <w:rsid w:val="00A532C9"/>
    <w:rsid w:val="00A54977"/>
    <w:rsid w:val="00A54BBD"/>
    <w:rsid w:val="00A608C5"/>
    <w:rsid w:val="00A63075"/>
    <w:rsid w:val="00A64F6B"/>
    <w:rsid w:val="00A66F65"/>
    <w:rsid w:val="00A703DE"/>
    <w:rsid w:val="00A70800"/>
    <w:rsid w:val="00A727C4"/>
    <w:rsid w:val="00A7301A"/>
    <w:rsid w:val="00A73A12"/>
    <w:rsid w:val="00A73A41"/>
    <w:rsid w:val="00A73D42"/>
    <w:rsid w:val="00A73DA1"/>
    <w:rsid w:val="00A74232"/>
    <w:rsid w:val="00A74B87"/>
    <w:rsid w:val="00A77254"/>
    <w:rsid w:val="00A8004B"/>
    <w:rsid w:val="00A81EB4"/>
    <w:rsid w:val="00A84AA4"/>
    <w:rsid w:val="00A85937"/>
    <w:rsid w:val="00A862D0"/>
    <w:rsid w:val="00A87C1D"/>
    <w:rsid w:val="00A87C5B"/>
    <w:rsid w:val="00A93977"/>
    <w:rsid w:val="00A94CEF"/>
    <w:rsid w:val="00AA00C0"/>
    <w:rsid w:val="00AA033D"/>
    <w:rsid w:val="00AA406C"/>
    <w:rsid w:val="00AA4FD7"/>
    <w:rsid w:val="00AA6F84"/>
    <w:rsid w:val="00AA7666"/>
    <w:rsid w:val="00AB00A2"/>
    <w:rsid w:val="00AB00C6"/>
    <w:rsid w:val="00AB12C7"/>
    <w:rsid w:val="00AB3D84"/>
    <w:rsid w:val="00AB52DE"/>
    <w:rsid w:val="00AC0ABC"/>
    <w:rsid w:val="00AC1F35"/>
    <w:rsid w:val="00AC428D"/>
    <w:rsid w:val="00AC61E4"/>
    <w:rsid w:val="00AC6A8C"/>
    <w:rsid w:val="00AC6E9A"/>
    <w:rsid w:val="00AD063F"/>
    <w:rsid w:val="00AD116C"/>
    <w:rsid w:val="00AD1A29"/>
    <w:rsid w:val="00AD1A34"/>
    <w:rsid w:val="00AD2EE9"/>
    <w:rsid w:val="00AD32B7"/>
    <w:rsid w:val="00AD34E7"/>
    <w:rsid w:val="00AD3EA6"/>
    <w:rsid w:val="00AD402C"/>
    <w:rsid w:val="00AD4673"/>
    <w:rsid w:val="00AD71A7"/>
    <w:rsid w:val="00AE2C89"/>
    <w:rsid w:val="00AE353C"/>
    <w:rsid w:val="00AE42C0"/>
    <w:rsid w:val="00AE49AF"/>
    <w:rsid w:val="00AE536A"/>
    <w:rsid w:val="00AE53CC"/>
    <w:rsid w:val="00AE5ACB"/>
    <w:rsid w:val="00AE7EBC"/>
    <w:rsid w:val="00AF0497"/>
    <w:rsid w:val="00AF1251"/>
    <w:rsid w:val="00AF133E"/>
    <w:rsid w:val="00AF3ACC"/>
    <w:rsid w:val="00AF5977"/>
    <w:rsid w:val="00AF7243"/>
    <w:rsid w:val="00B01202"/>
    <w:rsid w:val="00B10F5C"/>
    <w:rsid w:val="00B113F5"/>
    <w:rsid w:val="00B143E6"/>
    <w:rsid w:val="00B1448B"/>
    <w:rsid w:val="00B15439"/>
    <w:rsid w:val="00B163F5"/>
    <w:rsid w:val="00B16B55"/>
    <w:rsid w:val="00B20BE0"/>
    <w:rsid w:val="00B21340"/>
    <w:rsid w:val="00B25FA1"/>
    <w:rsid w:val="00B260A4"/>
    <w:rsid w:val="00B26636"/>
    <w:rsid w:val="00B26E85"/>
    <w:rsid w:val="00B27288"/>
    <w:rsid w:val="00B27721"/>
    <w:rsid w:val="00B31A7B"/>
    <w:rsid w:val="00B32C67"/>
    <w:rsid w:val="00B33E91"/>
    <w:rsid w:val="00B35AFF"/>
    <w:rsid w:val="00B36612"/>
    <w:rsid w:val="00B4737D"/>
    <w:rsid w:val="00B506B5"/>
    <w:rsid w:val="00B62A40"/>
    <w:rsid w:val="00B63096"/>
    <w:rsid w:val="00B6558F"/>
    <w:rsid w:val="00B65604"/>
    <w:rsid w:val="00B65647"/>
    <w:rsid w:val="00B65F5E"/>
    <w:rsid w:val="00B66F28"/>
    <w:rsid w:val="00B75B93"/>
    <w:rsid w:val="00B77836"/>
    <w:rsid w:val="00B77E72"/>
    <w:rsid w:val="00B8219D"/>
    <w:rsid w:val="00B8263B"/>
    <w:rsid w:val="00B835B4"/>
    <w:rsid w:val="00B93710"/>
    <w:rsid w:val="00BA0EF2"/>
    <w:rsid w:val="00BA4210"/>
    <w:rsid w:val="00BA42CB"/>
    <w:rsid w:val="00BA4B6B"/>
    <w:rsid w:val="00BA5CB1"/>
    <w:rsid w:val="00BA7FB8"/>
    <w:rsid w:val="00BB634F"/>
    <w:rsid w:val="00BB7427"/>
    <w:rsid w:val="00BC072B"/>
    <w:rsid w:val="00BC09CB"/>
    <w:rsid w:val="00BC10FB"/>
    <w:rsid w:val="00BC24CD"/>
    <w:rsid w:val="00BC6EC6"/>
    <w:rsid w:val="00BD0954"/>
    <w:rsid w:val="00BD2165"/>
    <w:rsid w:val="00BD2C31"/>
    <w:rsid w:val="00BD30C6"/>
    <w:rsid w:val="00BD3889"/>
    <w:rsid w:val="00BD39D1"/>
    <w:rsid w:val="00BD3CE6"/>
    <w:rsid w:val="00BD45FD"/>
    <w:rsid w:val="00BD5C0C"/>
    <w:rsid w:val="00BD75FF"/>
    <w:rsid w:val="00BD76C4"/>
    <w:rsid w:val="00BE0998"/>
    <w:rsid w:val="00BE1F14"/>
    <w:rsid w:val="00BE4F4D"/>
    <w:rsid w:val="00BF09A3"/>
    <w:rsid w:val="00BF2102"/>
    <w:rsid w:val="00BF2FEA"/>
    <w:rsid w:val="00BF3B88"/>
    <w:rsid w:val="00BF5B3A"/>
    <w:rsid w:val="00BF7A4C"/>
    <w:rsid w:val="00C00088"/>
    <w:rsid w:val="00C0008C"/>
    <w:rsid w:val="00C15037"/>
    <w:rsid w:val="00C16249"/>
    <w:rsid w:val="00C16EC1"/>
    <w:rsid w:val="00C21E1C"/>
    <w:rsid w:val="00C24445"/>
    <w:rsid w:val="00C27840"/>
    <w:rsid w:val="00C27C64"/>
    <w:rsid w:val="00C3233B"/>
    <w:rsid w:val="00C36E09"/>
    <w:rsid w:val="00C36E52"/>
    <w:rsid w:val="00C37C3C"/>
    <w:rsid w:val="00C402F6"/>
    <w:rsid w:val="00C4088A"/>
    <w:rsid w:val="00C41A6E"/>
    <w:rsid w:val="00C436CD"/>
    <w:rsid w:val="00C45673"/>
    <w:rsid w:val="00C47CA8"/>
    <w:rsid w:val="00C5073F"/>
    <w:rsid w:val="00C53FBF"/>
    <w:rsid w:val="00C5439D"/>
    <w:rsid w:val="00C54827"/>
    <w:rsid w:val="00C54E31"/>
    <w:rsid w:val="00C57FA8"/>
    <w:rsid w:val="00C64E55"/>
    <w:rsid w:val="00C70878"/>
    <w:rsid w:val="00C7221C"/>
    <w:rsid w:val="00C726AC"/>
    <w:rsid w:val="00C72D8C"/>
    <w:rsid w:val="00C74220"/>
    <w:rsid w:val="00C76563"/>
    <w:rsid w:val="00C77490"/>
    <w:rsid w:val="00C80C22"/>
    <w:rsid w:val="00C82A2D"/>
    <w:rsid w:val="00C839F6"/>
    <w:rsid w:val="00C849BE"/>
    <w:rsid w:val="00C84F61"/>
    <w:rsid w:val="00C85E44"/>
    <w:rsid w:val="00C867B0"/>
    <w:rsid w:val="00C871AA"/>
    <w:rsid w:val="00C9035C"/>
    <w:rsid w:val="00C90575"/>
    <w:rsid w:val="00C9468D"/>
    <w:rsid w:val="00C958B3"/>
    <w:rsid w:val="00C9644B"/>
    <w:rsid w:val="00C968D1"/>
    <w:rsid w:val="00C975F3"/>
    <w:rsid w:val="00C97DA4"/>
    <w:rsid w:val="00CA2C53"/>
    <w:rsid w:val="00CA64B1"/>
    <w:rsid w:val="00CB0ADA"/>
    <w:rsid w:val="00CB2CFB"/>
    <w:rsid w:val="00CB3BD7"/>
    <w:rsid w:val="00CB3E73"/>
    <w:rsid w:val="00CB42E3"/>
    <w:rsid w:val="00CB4FF4"/>
    <w:rsid w:val="00CB5DE5"/>
    <w:rsid w:val="00CB7FD5"/>
    <w:rsid w:val="00CC05A0"/>
    <w:rsid w:val="00CC2965"/>
    <w:rsid w:val="00CC3CFC"/>
    <w:rsid w:val="00CC5161"/>
    <w:rsid w:val="00CC7E5B"/>
    <w:rsid w:val="00CD024C"/>
    <w:rsid w:val="00CD1954"/>
    <w:rsid w:val="00CD1CD9"/>
    <w:rsid w:val="00CD4212"/>
    <w:rsid w:val="00CD4BE3"/>
    <w:rsid w:val="00CD78B1"/>
    <w:rsid w:val="00CD7ED9"/>
    <w:rsid w:val="00CE24D0"/>
    <w:rsid w:val="00CE4BDA"/>
    <w:rsid w:val="00CF2C92"/>
    <w:rsid w:val="00CF5614"/>
    <w:rsid w:val="00CF6CEA"/>
    <w:rsid w:val="00CF70FA"/>
    <w:rsid w:val="00D009AD"/>
    <w:rsid w:val="00D01F83"/>
    <w:rsid w:val="00D028FF"/>
    <w:rsid w:val="00D03D27"/>
    <w:rsid w:val="00D03E61"/>
    <w:rsid w:val="00D05D8F"/>
    <w:rsid w:val="00D06164"/>
    <w:rsid w:val="00D063B3"/>
    <w:rsid w:val="00D13A4B"/>
    <w:rsid w:val="00D141C5"/>
    <w:rsid w:val="00D14CA8"/>
    <w:rsid w:val="00D15D3C"/>
    <w:rsid w:val="00D163D9"/>
    <w:rsid w:val="00D16E74"/>
    <w:rsid w:val="00D2189C"/>
    <w:rsid w:val="00D2203C"/>
    <w:rsid w:val="00D22183"/>
    <w:rsid w:val="00D22944"/>
    <w:rsid w:val="00D254AB"/>
    <w:rsid w:val="00D25E81"/>
    <w:rsid w:val="00D2671D"/>
    <w:rsid w:val="00D26F92"/>
    <w:rsid w:val="00D366B1"/>
    <w:rsid w:val="00D36C02"/>
    <w:rsid w:val="00D36F22"/>
    <w:rsid w:val="00D40A20"/>
    <w:rsid w:val="00D416EF"/>
    <w:rsid w:val="00D45EE5"/>
    <w:rsid w:val="00D46BD9"/>
    <w:rsid w:val="00D46DE8"/>
    <w:rsid w:val="00D4712A"/>
    <w:rsid w:val="00D50F6F"/>
    <w:rsid w:val="00D5194F"/>
    <w:rsid w:val="00D51FE8"/>
    <w:rsid w:val="00D52E12"/>
    <w:rsid w:val="00D543D7"/>
    <w:rsid w:val="00D55637"/>
    <w:rsid w:val="00D56035"/>
    <w:rsid w:val="00D63256"/>
    <w:rsid w:val="00D63CE7"/>
    <w:rsid w:val="00D652B3"/>
    <w:rsid w:val="00D66693"/>
    <w:rsid w:val="00D666BD"/>
    <w:rsid w:val="00D66868"/>
    <w:rsid w:val="00D675A5"/>
    <w:rsid w:val="00D74067"/>
    <w:rsid w:val="00D7591D"/>
    <w:rsid w:val="00D77B88"/>
    <w:rsid w:val="00D878CE"/>
    <w:rsid w:val="00D9105D"/>
    <w:rsid w:val="00D91257"/>
    <w:rsid w:val="00D91989"/>
    <w:rsid w:val="00D92CB6"/>
    <w:rsid w:val="00D92EB3"/>
    <w:rsid w:val="00D93CD2"/>
    <w:rsid w:val="00D9472C"/>
    <w:rsid w:val="00D9487B"/>
    <w:rsid w:val="00D95ADE"/>
    <w:rsid w:val="00D96836"/>
    <w:rsid w:val="00DA3BEE"/>
    <w:rsid w:val="00DA4B1D"/>
    <w:rsid w:val="00DB0298"/>
    <w:rsid w:val="00DB0301"/>
    <w:rsid w:val="00DB2F0C"/>
    <w:rsid w:val="00DB5A17"/>
    <w:rsid w:val="00DC1302"/>
    <w:rsid w:val="00DC71C6"/>
    <w:rsid w:val="00DC75CD"/>
    <w:rsid w:val="00DD1018"/>
    <w:rsid w:val="00DD37CC"/>
    <w:rsid w:val="00DD43C3"/>
    <w:rsid w:val="00DD6F6D"/>
    <w:rsid w:val="00DD7927"/>
    <w:rsid w:val="00DE0495"/>
    <w:rsid w:val="00DE050D"/>
    <w:rsid w:val="00DE38D4"/>
    <w:rsid w:val="00DE7CE6"/>
    <w:rsid w:val="00DF0048"/>
    <w:rsid w:val="00DF04B1"/>
    <w:rsid w:val="00DF0F06"/>
    <w:rsid w:val="00DF55AF"/>
    <w:rsid w:val="00E02034"/>
    <w:rsid w:val="00E074E8"/>
    <w:rsid w:val="00E107B1"/>
    <w:rsid w:val="00E111AC"/>
    <w:rsid w:val="00E154BA"/>
    <w:rsid w:val="00E15652"/>
    <w:rsid w:val="00E158D3"/>
    <w:rsid w:val="00E16BE2"/>
    <w:rsid w:val="00E20D4B"/>
    <w:rsid w:val="00E2203B"/>
    <w:rsid w:val="00E23CB8"/>
    <w:rsid w:val="00E24AEF"/>
    <w:rsid w:val="00E26340"/>
    <w:rsid w:val="00E266C7"/>
    <w:rsid w:val="00E30964"/>
    <w:rsid w:val="00E3257F"/>
    <w:rsid w:val="00E32A50"/>
    <w:rsid w:val="00E3329C"/>
    <w:rsid w:val="00E34012"/>
    <w:rsid w:val="00E35E22"/>
    <w:rsid w:val="00E37E26"/>
    <w:rsid w:val="00E40E5C"/>
    <w:rsid w:val="00E410D2"/>
    <w:rsid w:val="00E4167E"/>
    <w:rsid w:val="00E41F1A"/>
    <w:rsid w:val="00E44686"/>
    <w:rsid w:val="00E44725"/>
    <w:rsid w:val="00E46339"/>
    <w:rsid w:val="00E4709E"/>
    <w:rsid w:val="00E517D4"/>
    <w:rsid w:val="00E544C7"/>
    <w:rsid w:val="00E5638A"/>
    <w:rsid w:val="00E563E1"/>
    <w:rsid w:val="00E60E39"/>
    <w:rsid w:val="00E629F7"/>
    <w:rsid w:val="00E63EEB"/>
    <w:rsid w:val="00E67C4E"/>
    <w:rsid w:val="00E67F29"/>
    <w:rsid w:val="00E70EFE"/>
    <w:rsid w:val="00E7490F"/>
    <w:rsid w:val="00E754B2"/>
    <w:rsid w:val="00E762FF"/>
    <w:rsid w:val="00E77280"/>
    <w:rsid w:val="00E81AF8"/>
    <w:rsid w:val="00E83C5E"/>
    <w:rsid w:val="00E84B3B"/>
    <w:rsid w:val="00E85EDC"/>
    <w:rsid w:val="00E869DC"/>
    <w:rsid w:val="00E86D55"/>
    <w:rsid w:val="00E877A9"/>
    <w:rsid w:val="00E879E1"/>
    <w:rsid w:val="00E919A0"/>
    <w:rsid w:val="00E919F8"/>
    <w:rsid w:val="00E92B93"/>
    <w:rsid w:val="00E92ED0"/>
    <w:rsid w:val="00E93089"/>
    <w:rsid w:val="00E95BC0"/>
    <w:rsid w:val="00E96073"/>
    <w:rsid w:val="00E96798"/>
    <w:rsid w:val="00E96C2E"/>
    <w:rsid w:val="00E96DAD"/>
    <w:rsid w:val="00E973ED"/>
    <w:rsid w:val="00E97808"/>
    <w:rsid w:val="00EA4250"/>
    <w:rsid w:val="00EA4FAB"/>
    <w:rsid w:val="00EA56EB"/>
    <w:rsid w:val="00EA6C49"/>
    <w:rsid w:val="00EB2C92"/>
    <w:rsid w:val="00EB2F44"/>
    <w:rsid w:val="00EB6E01"/>
    <w:rsid w:val="00EC1A3A"/>
    <w:rsid w:val="00EC58E7"/>
    <w:rsid w:val="00EC5933"/>
    <w:rsid w:val="00EC7211"/>
    <w:rsid w:val="00ED56AC"/>
    <w:rsid w:val="00ED6223"/>
    <w:rsid w:val="00ED6457"/>
    <w:rsid w:val="00EE60FB"/>
    <w:rsid w:val="00EE6B00"/>
    <w:rsid w:val="00EE6F75"/>
    <w:rsid w:val="00EE72E0"/>
    <w:rsid w:val="00EE7994"/>
    <w:rsid w:val="00EF17E7"/>
    <w:rsid w:val="00EF1C17"/>
    <w:rsid w:val="00EF3D02"/>
    <w:rsid w:val="00EF4430"/>
    <w:rsid w:val="00EF5942"/>
    <w:rsid w:val="00F003EB"/>
    <w:rsid w:val="00F025C0"/>
    <w:rsid w:val="00F06192"/>
    <w:rsid w:val="00F11668"/>
    <w:rsid w:val="00F129E6"/>
    <w:rsid w:val="00F1386D"/>
    <w:rsid w:val="00F14B4C"/>
    <w:rsid w:val="00F16629"/>
    <w:rsid w:val="00F16DAE"/>
    <w:rsid w:val="00F17B59"/>
    <w:rsid w:val="00F20610"/>
    <w:rsid w:val="00F221B5"/>
    <w:rsid w:val="00F2295E"/>
    <w:rsid w:val="00F23A40"/>
    <w:rsid w:val="00F23C01"/>
    <w:rsid w:val="00F252B4"/>
    <w:rsid w:val="00F27191"/>
    <w:rsid w:val="00F32994"/>
    <w:rsid w:val="00F33D0F"/>
    <w:rsid w:val="00F3522C"/>
    <w:rsid w:val="00F35E0C"/>
    <w:rsid w:val="00F37E19"/>
    <w:rsid w:val="00F41911"/>
    <w:rsid w:val="00F42398"/>
    <w:rsid w:val="00F42DAB"/>
    <w:rsid w:val="00F45312"/>
    <w:rsid w:val="00F4538B"/>
    <w:rsid w:val="00F50DF7"/>
    <w:rsid w:val="00F50FC1"/>
    <w:rsid w:val="00F529E6"/>
    <w:rsid w:val="00F52C2C"/>
    <w:rsid w:val="00F549E1"/>
    <w:rsid w:val="00F54D6D"/>
    <w:rsid w:val="00F556F5"/>
    <w:rsid w:val="00F55BA5"/>
    <w:rsid w:val="00F57AE0"/>
    <w:rsid w:val="00F6112F"/>
    <w:rsid w:val="00F7133C"/>
    <w:rsid w:val="00F717CE"/>
    <w:rsid w:val="00F74132"/>
    <w:rsid w:val="00F76170"/>
    <w:rsid w:val="00F7747D"/>
    <w:rsid w:val="00F83792"/>
    <w:rsid w:val="00F84183"/>
    <w:rsid w:val="00F93626"/>
    <w:rsid w:val="00F93B60"/>
    <w:rsid w:val="00F95971"/>
    <w:rsid w:val="00F95B50"/>
    <w:rsid w:val="00F97440"/>
    <w:rsid w:val="00FA0A61"/>
    <w:rsid w:val="00FA102A"/>
    <w:rsid w:val="00FA4CB3"/>
    <w:rsid w:val="00FA62D1"/>
    <w:rsid w:val="00FA7CDE"/>
    <w:rsid w:val="00FB09AA"/>
    <w:rsid w:val="00FB1FB1"/>
    <w:rsid w:val="00FB2A7E"/>
    <w:rsid w:val="00FB2D2F"/>
    <w:rsid w:val="00FB7B28"/>
    <w:rsid w:val="00FC15D9"/>
    <w:rsid w:val="00FC1604"/>
    <w:rsid w:val="00FC72F2"/>
    <w:rsid w:val="00FD1F2F"/>
    <w:rsid w:val="00FD3E59"/>
    <w:rsid w:val="00FD4B95"/>
    <w:rsid w:val="00FD537B"/>
    <w:rsid w:val="00FD5D04"/>
    <w:rsid w:val="00FD7355"/>
    <w:rsid w:val="00FE44C9"/>
    <w:rsid w:val="00FE62FB"/>
    <w:rsid w:val="00FE6D6A"/>
    <w:rsid w:val="00FE7D3C"/>
    <w:rsid w:val="00FF03BF"/>
    <w:rsid w:val="00FF0711"/>
    <w:rsid w:val="00FF189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31A2F"/>
  <w15:docId w15:val="{ADF82365-1C0D-4D2D-A714-4AF247C9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E61"/>
    <w:rPr>
      <w:sz w:val="24"/>
      <w:lang w:val="en-US" w:eastAsia="zh-CN"/>
    </w:rPr>
  </w:style>
  <w:style w:type="paragraph" w:styleId="Heading1">
    <w:name w:val="heading 1"/>
    <w:basedOn w:val="Normal"/>
    <w:next w:val="Normal"/>
    <w:link w:val="Heading1Char"/>
    <w:uiPriority w:val="9"/>
    <w:qFormat/>
    <w:rsid w:val="003B6055"/>
    <w:pPr>
      <w:keepNext/>
      <w:keepLines/>
      <w:numPr>
        <w:numId w:val="22"/>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5829FC"/>
    <w:pPr>
      <w:keepNext/>
      <w:keepLines/>
      <w:numPr>
        <w:ilvl w:val="1"/>
        <w:numId w:val="22"/>
      </w:numPr>
      <w:spacing w:before="200"/>
      <w:outlineLvl w:val="1"/>
    </w:pPr>
    <w:rPr>
      <w:rFonts w:eastAsiaTheme="majorEastAsia" w:cstheme="majorBidi"/>
      <w:bCs/>
      <w:szCs w:val="26"/>
    </w:rPr>
  </w:style>
  <w:style w:type="paragraph" w:styleId="Heading3">
    <w:name w:val="heading 3"/>
    <w:basedOn w:val="Normal"/>
    <w:next w:val="Normal"/>
    <w:link w:val="Heading3Char"/>
    <w:qFormat/>
    <w:rsid w:val="007703AC"/>
    <w:pPr>
      <w:keepNext/>
      <w:numPr>
        <w:ilvl w:val="2"/>
        <w:numId w:val="22"/>
      </w:numPr>
      <w:spacing w:before="240" w:after="60"/>
      <w:outlineLvl w:val="2"/>
    </w:pPr>
    <w:rPr>
      <w:rFonts w:eastAsia="Times New Roman" w:cs="Arial"/>
      <w:b/>
      <w:bCs/>
      <w:szCs w:val="26"/>
      <w:lang w:eastAsia="en-US"/>
    </w:rPr>
  </w:style>
  <w:style w:type="paragraph" w:styleId="Heading4">
    <w:name w:val="heading 4"/>
    <w:basedOn w:val="Normal"/>
    <w:next w:val="Normal"/>
    <w:link w:val="Heading4Char"/>
    <w:uiPriority w:val="9"/>
    <w:semiHidden/>
    <w:unhideWhenUsed/>
    <w:qFormat/>
    <w:rsid w:val="001B1224"/>
    <w:pPr>
      <w:keepNext/>
      <w:keepLines/>
      <w:numPr>
        <w:ilvl w:val="3"/>
        <w:numId w:val="2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B1224"/>
    <w:pPr>
      <w:keepNext/>
      <w:keepLines/>
      <w:numPr>
        <w:ilvl w:val="4"/>
        <w:numId w:val="2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224"/>
    <w:pPr>
      <w:keepNext/>
      <w:keepLines/>
      <w:numPr>
        <w:ilvl w:val="5"/>
        <w:numId w:val="2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1224"/>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1224"/>
    <w:pPr>
      <w:keepNext/>
      <w:keepLines/>
      <w:numPr>
        <w:ilvl w:val="7"/>
        <w:numId w:val="2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B1224"/>
    <w:pPr>
      <w:keepNext/>
      <w:keepLines/>
      <w:numPr>
        <w:ilvl w:val="8"/>
        <w:numId w:val="2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15B47"/>
    <w:pPr>
      <w:spacing w:before="120" w:after="120"/>
    </w:pPr>
    <w:rPr>
      <w:b/>
      <w:bCs/>
    </w:rPr>
  </w:style>
  <w:style w:type="paragraph" w:styleId="Header">
    <w:name w:val="header"/>
    <w:basedOn w:val="Normal"/>
    <w:link w:val="HeaderChar"/>
    <w:rsid w:val="00415B47"/>
    <w:pPr>
      <w:tabs>
        <w:tab w:val="center" w:pos="4320"/>
        <w:tab w:val="right" w:pos="8640"/>
      </w:tabs>
    </w:pPr>
  </w:style>
  <w:style w:type="paragraph" w:styleId="Footer">
    <w:name w:val="footer"/>
    <w:basedOn w:val="Normal"/>
    <w:link w:val="FooterChar"/>
    <w:uiPriority w:val="99"/>
    <w:rsid w:val="00415B47"/>
    <w:pPr>
      <w:tabs>
        <w:tab w:val="center" w:pos="4320"/>
        <w:tab w:val="right" w:pos="8640"/>
      </w:tabs>
    </w:pPr>
  </w:style>
  <w:style w:type="table" w:styleId="TableGrid">
    <w:name w:val="Table Grid"/>
    <w:basedOn w:val="TableNormal"/>
    <w:rsid w:val="0037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C072B"/>
  </w:style>
  <w:style w:type="paragraph" w:styleId="FootnoteText">
    <w:name w:val="footnote text"/>
    <w:basedOn w:val="Normal"/>
    <w:semiHidden/>
    <w:rsid w:val="00D25E81"/>
  </w:style>
  <w:style w:type="character" w:styleId="FootnoteReference">
    <w:name w:val="footnote reference"/>
    <w:basedOn w:val="DefaultParagraphFont"/>
    <w:semiHidden/>
    <w:rsid w:val="00D25E81"/>
    <w:rPr>
      <w:vertAlign w:val="superscript"/>
    </w:rPr>
  </w:style>
  <w:style w:type="character" w:styleId="CommentReference">
    <w:name w:val="annotation reference"/>
    <w:basedOn w:val="DefaultParagraphFont"/>
    <w:uiPriority w:val="99"/>
    <w:semiHidden/>
    <w:unhideWhenUsed/>
    <w:rsid w:val="002352CF"/>
    <w:rPr>
      <w:sz w:val="16"/>
      <w:szCs w:val="16"/>
    </w:rPr>
  </w:style>
  <w:style w:type="paragraph" w:styleId="CommentText">
    <w:name w:val="annotation text"/>
    <w:basedOn w:val="Normal"/>
    <w:link w:val="CommentTextChar"/>
    <w:uiPriority w:val="99"/>
    <w:semiHidden/>
    <w:unhideWhenUsed/>
    <w:rsid w:val="002352CF"/>
  </w:style>
  <w:style w:type="character" w:customStyle="1" w:styleId="CommentTextChar">
    <w:name w:val="Comment Text Char"/>
    <w:basedOn w:val="DefaultParagraphFont"/>
    <w:link w:val="CommentText"/>
    <w:uiPriority w:val="99"/>
    <w:semiHidden/>
    <w:rsid w:val="002352CF"/>
    <w:rPr>
      <w:lang w:eastAsia="zh-CN"/>
    </w:rPr>
  </w:style>
  <w:style w:type="paragraph" w:styleId="CommentSubject">
    <w:name w:val="annotation subject"/>
    <w:basedOn w:val="CommentText"/>
    <w:next w:val="CommentText"/>
    <w:link w:val="CommentSubjectChar"/>
    <w:uiPriority w:val="99"/>
    <w:semiHidden/>
    <w:unhideWhenUsed/>
    <w:rsid w:val="002352CF"/>
    <w:rPr>
      <w:b/>
      <w:bCs/>
    </w:rPr>
  </w:style>
  <w:style w:type="character" w:customStyle="1" w:styleId="CommentSubjectChar">
    <w:name w:val="Comment Subject Char"/>
    <w:basedOn w:val="CommentTextChar"/>
    <w:link w:val="CommentSubject"/>
    <w:uiPriority w:val="99"/>
    <w:semiHidden/>
    <w:rsid w:val="002352CF"/>
    <w:rPr>
      <w:b/>
      <w:bCs/>
      <w:lang w:eastAsia="zh-CN"/>
    </w:rPr>
  </w:style>
  <w:style w:type="paragraph" w:styleId="BalloonText">
    <w:name w:val="Balloon Text"/>
    <w:basedOn w:val="Normal"/>
    <w:link w:val="BalloonTextChar"/>
    <w:uiPriority w:val="99"/>
    <w:semiHidden/>
    <w:unhideWhenUsed/>
    <w:rsid w:val="002352CF"/>
    <w:rPr>
      <w:rFonts w:ascii="Tahoma" w:hAnsi="Tahoma" w:cs="Tahoma"/>
      <w:sz w:val="16"/>
      <w:szCs w:val="16"/>
    </w:rPr>
  </w:style>
  <w:style w:type="character" w:customStyle="1" w:styleId="BalloonTextChar">
    <w:name w:val="Balloon Text Char"/>
    <w:basedOn w:val="DefaultParagraphFont"/>
    <w:link w:val="BalloonText"/>
    <w:uiPriority w:val="99"/>
    <w:semiHidden/>
    <w:rsid w:val="002352CF"/>
    <w:rPr>
      <w:rFonts w:ascii="Tahoma" w:hAnsi="Tahoma" w:cs="Tahoma"/>
      <w:sz w:val="16"/>
      <w:szCs w:val="16"/>
      <w:lang w:eastAsia="zh-CN"/>
    </w:rPr>
  </w:style>
  <w:style w:type="character" w:customStyle="1" w:styleId="FooterChar">
    <w:name w:val="Footer Char"/>
    <w:basedOn w:val="DefaultParagraphFont"/>
    <w:link w:val="Footer"/>
    <w:uiPriority w:val="99"/>
    <w:rsid w:val="003F5682"/>
    <w:rPr>
      <w:lang w:eastAsia="zh-CN"/>
    </w:rPr>
  </w:style>
  <w:style w:type="paragraph" w:styleId="ListParagraph">
    <w:name w:val="List Paragraph"/>
    <w:basedOn w:val="Normal"/>
    <w:uiPriority w:val="34"/>
    <w:qFormat/>
    <w:rsid w:val="00F7747D"/>
    <w:pPr>
      <w:ind w:left="720"/>
    </w:pPr>
  </w:style>
  <w:style w:type="character" w:customStyle="1" w:styleId="Heading3Char">
    <w:name w:val="Heading 3 Char"/>
    <w:basedOn w:val="DefaultParagraphFont"/>
    <w:link w:val="Heading3"/>
    <w:rsid w:val="007703AC"/>
    <w:rPr>
      <w:rFonts w:eastAsia="Times New Roman" w:cs="Arial"/>
      <w:b/>
      <w:bCs/>
      <w:sz w:val="24"/>
      <w:szCs w:val="26"/>
      <w:lang w:val="en-US" w:eastAsia="en-US"/>
    </w:rPr>
  </w:style>
  <w:style w:type="paragraph" w:styleId="BodyText2">
    <w:name w:val="Body Text 2"/>
    <w:basedOn w:val="Normal"/>
    <w:link w:val="BodyText2Char"/>
    <w:rsid w:val="00EA4250"/>
    <w:pPr>
      <w:widowControl w:val="0"/>
    </w:pPr>
    <w:rPr>
      <w:rFonts w:eastAsia="Times New Roman"/>
      <w:lang w:eastAsia="en-US"/>
    </w:rPr>
  </w:style>
  <w:style w:type="character" w:customStyle="1" w:styleId="BodyText2Char">
    <w:name w:val="Body Text 2 Char"/>
    <w:basedOn w:val="DefaultParagraphFont"/>
    <w:link w:val="BodyText2"/>
    <w:rsid w:val="00EA4250"/>
    <w:rPr>
      <w:rFonts w:eastAsia="Times New Roman"/>
      <w:sz w:val="24"/>
    </w:rPr>
  </w:style>
  <w:style w:type="paragraph" w:styleId="EndnoteText">
    <w:name w:val="endnote text"/>
    <w:basedOn w:val="Normal"/>
    <w:link w:val="EndnoteTextChar"/>
    <w:uiPriority w:val="99"/>
    <w:semiHidden/>
    <w:unhideWhenUsed/>
    <w:rsid w:val="00D92CB6"/>
  </w:style>
  <w:style w:type="character" w:customStyle="1" w:styleId="EndnoteTextChar">
    <w:name w:val="Endnote Text Char"/>
    <w:basedOn w:val="DefaultParagraphFont"/>
    <w:link w:val="EndnoteText"/>
    <w:uiPriority w:val="99"/>
    <w:semiHidden/>
    <w:rsid w:val="00D92CB6"/>
    <w:rPr>
      <w:lang w:eastAsia="zh-CN"/>
    </w:rPr>
  </w:style>
  <w:style w:type="character" w:styleId="EndnoteReference">
    <w:name w:val="endnote reference"/>
    <w:basedOn w:val="DefaultParagraphFont"/>
    <w:uiPriority w:val="99"/>
    <w:semiHidden/>
    <w:unhideWhenUsed/>
    <w:rsid w:val="00D92CB6"/>
    <w:rPr>
      <w:vertAlign w:val="superscript"/>
    </w:rPr>
  </w:style>
  <w:style w:type="character" w:customStyle="1" w:styleId="Heading1Char">
    <w:name w:val="Heading 1 Char"/>
    <w:basedOn w:val="DefaultParagraphFont"/>
    <w:link w:val="Heading1"/>
    <w:uiPriority w:val="9"/>
    <w:rsid w:val="003B6055"/>
    <w:rPr>
      <w:rFonts w:eastAsiaTheme="majorEastAsia" w:cstheme="majorBidi"/>
      <w:b/>
      <w:bCs/>
      <w:color w:val="000000" w:themeColor="text1"/>
      <w:sz w:val="28"/>
      <w:szCs w:val="28"/>
      <w:lang w:val="en-US" w:eastAsia="zh-CN"/>
    </w:rPr>
  </w:style>
  <w:style w:type="paragraph" w:styleId="BodyText">
    <w:name w:val="Body Text"/>
    <w:basedOn w:val="Normal"/>
    <w:link w:val="BodyTextChar"/>
    <w:uiPriority w:val="99"/>
    <w:unhideWhenUsed/>
    <w:rsid w:val="00E81AF8"/>
    <w:pPr>
      <w:spacing w:after="120"/>
    </w:pPr>
  </w:style>
  <w:style w:type="character" w:customStyle="1" w:styleId="BodyTextChar">
    <w:name w:val="Body Text Char"/>
    <w:basedOn w:val="DefaultParagraphFont"/>
    <w:link w:val="BodyText"/>
    <w:uiPriority w:val="99"/>
    <w:rsid w:val="00E81AF8"/>
    <w:rPr>
      <w:lang w:val="en-US" w:eastAsia="zh-CN"/>
    </w:rPr>
  </w:style>
  <w:style w:type="paragraph" w:customStyle="1" w:styleId="ListBullet1">
    <w:name w:val="List Bullet 1"/>
    <w:basedOn w:val="Normal"/>
    <w:rsid w:val="00E81AF8"/>
    <w:pPr>
      <w:numPr>
        <w:numId w:val="5"/>
      </w:numPr>
      <w:tabs>
        <w:tab w:val="left" w:pos="1440"/>
      </w:tabs>
    </w:pPr>
    <w:rPr>
      <w:rFonts w:eastAsia="Times New Roman"/>
      <w:szCs w:val="24"/>
      <w:lang w:eastAsia="en-US"/>
    </w:rPr>
  </w:style>
  <w:style w:type="paragraph" w:customStyle="1" w:styleId="NormalIndented2">
    <w:name w:val="Normal Indented 2"/>
    <w:basedOn w:val="Header"/>
    <w:rsid w:val="00E81AF8"/>
    <w:pPr>
      <w:tabs>
        <w:tab w:val="clear" w:pos="4320"/>
        <w:tab w:val="clear" w:pos="8640"/>
      </w:tabs>
      <w:spacing w:before="60" w:after="120"/>
      <w:ind w:left="2160" w:hanging="720"/>
    </w:pPr>
    <w:rPr>
      <w:rFonts w:eastAsia="Times New Roman"/>
      <w:bCs/>
      <w:i/>
      <w:iCs/>
      <w:szCs w:val="24"/>
      <w:lang w:eastAsia="en-US"/>
    </w:rPr>
  </w:style>
  <w:style w:type="paragraph" w:styleId="NoSpacing">
    <w:name w:val="No Spacing"/>
    <w:link w:val="NoSpacingChar"/>
    <w:uiPriority w:val="1"/>
    <w:qFormat/>
    <w:rsid w:val="00E81AF8"/>
    <w:rPr>
      <w:lang w:val="en-US" w:eastAsia="zh-CN"/>
    </w:rPr>
  </w:style>
  <w:style w:type="character" w:customStyle="1" w:styleId="HeaderChar">
    <w:name w:val="Header Char"/>
    <w:basedOn w:val="DefaultParagraphFont"/>
    <w:link w:val="Header"/>
    <w:rsid w:val="004F7FAA"/>
    <w:rPr>
      <w:lang w:val="en-US" w:eastAsia="zh-CN"/>
    </w:rPr>
  </w:style>
  <w:style w:type="character" w:customStyle="1" w:styleId="NoSpacingChar">
    <w:name w:val="No Spacing Char"/>
    <w:basedOn w:val="DefaultParagraphFont"/>
    <w:link w:val="NoSpacing"/>
    <w:uiPriority w:val="1"/>
    <w:rsid w:val="002A3A59"/>
    <w:rPr>
      <w:lang w:val="en-US" w:eastAsia="zh-CN"/>
    </w:rPr>
  </w:style>
  <w:style w:type="paragraph" w:styleId="Revision">
    <w:name w:val="Revision"/>
    <w:hidden/>
    <w:uiPriority w:val="99"/>
    <w:semiHidden/>
    <w:rsid w:val="006C4EF3"/>
    <w:rPr>
      <w:lang w:val="en-US" w:eastAsia="zh-CN"/>
    </w:rPr>
  </w:style>
  <w:style w:type="paragraph" w:styleId="TOCHeading">
    <w:name w:val="TOC Heading"/>
    <w:basedOn w:val="Heading1"/>
    <w:next w:val="Normal"/>
    <w:uiPriority w:val="39"/>
    <w:semiHidden/>
    <w:unhideWhenUsed/>
    <w:qFormat/>
    <w:rsid w:val="00606BD7"/>
    <w:pPr>
      <w:spacing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qFormat/>
    <w:rsid w:val="00606BD7"/>
    <w:pPr>
      <w:spacing w:after="100"/>
    </w:pPr>
  </w:style>
  <w:style w:type="paragraph" w:styleId="TOC3">
    <w:name w:val="toc 3"/>
    <w:basedOn w:val="Normal"/>
    <w:next w:val="Normal"/>
    <w:autoRedefine/>
    <w:uiPriority w:val="39"/>
    <w:unhideWhenUsed/>
    <w:qFormat/>
    <w:rsid w:val="00606BD7"/>
    <w:pPr>
      <w:spacing w:after="100"/>
      <w:ind w:left="400"/>
    </w:pPr>
  </w:style>
  <w:style w:type="character" w:styleId="Hyperlink">
    <w:name w:val="Hyperlink"/>
    <w:basedOn w:val="DefaultParagraphFont"/>
    <w:uiPriority w:val="99"/>
    <w:unhideWhenUsed/>
    <w:rsid w:val="00606BD7"/>
    <w:rPr>
      <w:color w:val="0000FF" w:themeColor="hyperlink"/>
      <w:u w:val="single"/>
    </w:rPr>
  </w:style>
  <w:style w:type="character" w:styleId="SubtleEmphasis">
    <w:name w:val="Subtle Emphasis"/>
    <w:basedOn w:val="DefaultParagraphFont"/>
    <w:uiPriority w:val="19"/>
    <w:qFormat/>
    <w:rsid w:val="007703AC"/>
    <w:rPr>
      <w:rFonts w:ascii="Times New Roman" w:hAnsi="Times New Roman"/>
      <w:b/>
      <w:i w:val="0"/>
      <w:iCs/>
      <w:color w:val="auto"/>
      <w:sz w:val="24"/>
    </w:rPr>
  </w:style>
  <w:style w:type="character" w:styleId="SubtleReference">
    <w:name w:val="Subtle Reference"/>
    <w:basedOn w:val="DefaultParagraphFont"/>
    <w:uiPriority w:val="31"/>
    <w:qFormat/>
    <w:rsid w:val="001B1224"/>
    <w:rPr>
      <w:smallCaps/>
      <w:color w:val="C0504D" w:themeColor="accent2"/>
      <w:u w:val="single"/>
    </w:rPr>
  </w:style>
  <w:style w:type="character" w:customStyle="1" w:styleId="Heading2Char">
    <w:name w:val="Heading 2 Char"/>
    <w:basedOn w:val="DefaultParagraphFont"/>
    <w:link w:val="Heading2"/>
    <w:uiPriority w:val="9"/>
    <w:rsid w:val="005829FC"/>
    <w:rPr>
      <w:rFonts w:eastAsiaTheme="majorEastAsia" w:cstheme="majorBidi"/>
      <w:bCs/>
      <w:sz w:val="24"/>
      <w:szCs w:val="26"/>
      <w:lang w:val="en-US" w:eastAsia="zh-CN"/>
    </w:rPr>
  </w:style>
  <w:style w:type="character" w:customStyle="1" w:styleId="Heading4Char">
    <w:name w:val="Heading 4 Char"/>
    <w:basedOn w:val="DefaultParagraphFont"/>
    <w:link w:val="Heading4"/>
    <w:uiPriority w:val="9"/>
    <w:semiHidden/>
    <w:rsid w:val="001B1224"/>
    <w:rPr>
      <w:rFonts w:asciiTheme="majorHAnsi" w:eastAsiaTheme="majorEastAsia" w:hAnsiTheme="majorHAnsi" w:cstheme="majorBidi"/>
      <w:b/>
      <w:bCs/>
      <w:i/>
      <w:iCs/>
      <w:color w:val="4F81BD" w:themeColor="accent1"/>
      <w:sz w:val="24"/>
      <w:lang w:val="en-US" w:eastAsia="zh-CN"/>
    </w:rPr>
  </w:style>
  <w:style w:type="character" w:customStyle="1" w:styleId="Heading5Char">
    <w:name w:val="Heading 5 Char"/>
    <w:basedOn w:val="DefaultParagraphFont"/>
    <w:link w:val="Heading5"/>
    <w:uiPriority w:val="9"/>
    <w:semiHidden/>
    <w:rsid w:val="001B1224"/>
    <w:rPr>
      <w:rFonts w:asciiTheme="majorHAnsi" w:eastAsiaTheme="majorEastAsia" w:hAnsiTheme="majorHAnsi" w:cstheme="majorBidi"/>
      <w:color w:val="243F60" w:themeColor="accent1" w:themeShade="7F"/>
      <w:sz w:val="24"/>
      <w:lang w:val="en-US" w:eastAsia="zh-CN"/>
    </w:rPr>
  </w:style>
  <w:style w:type="character" w:customStyle="1" w:styleId="Heading6Char">
    <w:name w:val="Heading 6 Char"/>
    <w:basedOn w:val="DefaultParagraphFont"/>
    <w:link w:val="Heading6"/>
    <w:uiPriority w:val="9"/>
    <w:semiHidden/>
    <w:rsid w:val="001B1224"/>
    <w:rPr>
      <w:rFonts w:asciiTheme="majorHAnsi" w:eastAsiaTheme="majorEastAsia" w:hAnsiTheme="majorHAnsi" w:cstheme="majorBidi"/>
      <w:i/>
      <w:iCs/>
      <w:color w:val="243F60" w:themeColor="accent1" w:themeShade="7F"/>
      <w:sz w:val="24"/>
      <w:lang w:val="en-US" w:eastAsia="zh-CN"/>
    </w:rPr>
  </w:style>
  <w:style w:type="character" w:customStyle="1" w:styleId="Heading7Char">
    <w:name w:val="Heading 7 Char"/>
    <w:basedOn w:val="DefaultParagraphFont"/>
    <w:link w:val="Heading7"/>
    <w:uiPriority w:val="9"/>
    <w:semiHidden/>
    <w:rsid w:val="001B1224"/>
    <w:rPr>
      <w:rFonts w:asciiTheme="majorHAnsi" w:eastAsiaTheme="majorEastAsia" w:hAnsiTheme="majorHAnsi" w:cstheme="majorBidi"/>
      <w:i/>
      <w:iCs/>
      <w:color w:val="404040" w:themeColor="text1" w:themeTint="BF"/>
      <w:sz w:val="24"/>
      <w:lang w:val="en-US" w:eastAsia="zh-CN"/>
    </w:rPr>
  </w:style>
  <w:style w:type="character" w:customStyle="1" w:styleId="Heading8Char">
    <w:name w:val="Heading 8 Char"/>
    <w:basedOn w:val="DefaultParagraphFont"/>
    <w:link w:val="Heading8"/>
    <w:uiPriority w:val="9"/>
    <w:semiHidden/>
    <w:rsid w:val="001B1224"/>
    <w:rPr>
      <w:rFonts w:asciiTheme="majorHAnsi" w:eastAsiaTheme="majorEastAsia" w:hAnsiTheme="majorHAnsi" w:cstheme="majorBidi"/>
      <w:color w:val="404040" w:themeColor="text1" w:themeTint="BF"/>
      <w:lang w:val="en-US" w:eastAsia="zh-CN"/>
    </w:rPr>
  </w:style>
  <w:style w:type="character" w:customStyle="1" w:styleId="Heading9Char">
    <w:name w:val="Heading 9 Char"/>
    <w:basedOn w:val="DefaultParagraphFont"/>
    <w:link w:val="Heading9"/>
    <w:uiPriority w:val="9"/>
    <w:semiHidden/>
    <w:rsid w:val="001B1224"/>
    <w:rPr>
      <w:rFonts w:asciiTheme="majorHAnsi" w:eastAsiaTheme="majorEastAsia" w:hAnsiTheme="majorHAnsi" w:cstheme="majorBidi"/>
      <w:i/>
      <w:iCs/>
      <w:color w:val="404040" w:themeColor="text1" w:themeTint="BF"/>
      <w:lang w:val="en-US" w:eastAsia="zh-CN"/>
    </w:rPr>
  </w:style>
  <w:style w:type="paragraph" w:styleId="Subtitle">
    <w:name w:val="Subtitle"/>
    <w:basedOn w:val="Normal"/>
    <w:next w:val="Normal"/>
    <w:link w:val="SubtitleChar"/>
    <w:uiPriority w:val="11"/>
    <w:qFormat/>
    <w:rsid w:val="00830ACC"/>
    <w:pPr>
      <w:numPr>
        <w:ilvl w:val="1"/>
      </w:numPr>
    </w:pPr>
    <w:rPr>
      <w:rFonts w:eastAsiaTheme="majorEastAsia" w:cstheme="majorBidi"/>
      <w:b/>
      <w:iCs/>
      <w:spacing w:val="15"/>
      <w:szCs w:val="24"/>
    </w:rPr>
  </w:style>
  <w:style w:type="character" w:customStyle="1" w:styleId="SubtitleChar">
    <w:name w:val="Subtitle Char"/>
    <w:basedOn w:val="DefaultParagraphFont"/>
    <w:link w:val="Subtitle"/>
    <w:uiPriority w:val="11"/>
    <w:rsid w:val="00830ACC"/>
    <w:rPr>
      <w:rFonts w:eastAsiaTheme="majorEastAsia" w:cstheme="majorBidi"/>
      <w:b/>
      <w:iCs/>
      <w:spacing w:val="15"/>
      <w:sz w:val="24"/>
      <w:szCs w:val="24"/>
      <w:lang w:val="en-US" w:eastAsia="zh-CN"/>
    </w:rPr>
  </w:style>
  <w:style w:type="paragraph" w:styleId="Title">
    <w:name w:val="Title"/>
    <w:basedOn w:val="Normal"/>
    <w:next w:val="Normal"/>
    <w:link w:val="TitleChar"/>
    <w:uiPriority w:val="10"/>
    <w:qFormat/>
    <w:rsid w:val="00A81E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1EB4"/>
    <w:rPr>
      <w:rFonts w:asciiTheme="majorHAnsi" w:eastAsiaTheme="majorEastAsia" w:hAnsiTheme="majorHAnsi" w:cstheme="majorBidi"/>
      <w:color w:val="17365D" w:themeColor="text2" w:themeShade="BF"/>
      <w:spacing w:val="5"/>
      <w:kern w:val="28"/>
      <w:sz w:val="52"/>
      <w:szCs w:val="52"/>
      <w:lang w:val="en-US" w:eastAsia="zh-CN"/>
    </w:rPr>
  </w:style>
  <w:style w:type="paragraph" w:styleId="TOC2">
    <w:name w:val="toc 2"/>
    <w:basedOn w:val="Normal"/>
    <w:next w:val="Normal"/>
    <w:autoRedefine/>
    <w:uiPriority w:val="39"/>
    <w:semiHidden/>
    <w:unhideWhenUsed/>
    <w:qFormat/>
    <w:rsid w:val="007B0F4A"/>
    <w:pPr>
      <w:spacing w:after="100"/>
      <w:ind w:left="240"/>
    </w:pPr>
  </w:style>
  <w:style w:type="character" w:styleId="Emphasis">
    <w:name w:val="Emphasis"/>
    <w:basedOn w:val="DefaultParagraphFont"/>
    <w:uiPriority w:val="20"/>
    <w:qFormat/>
    <w:rsid w:val="009A7D8A"/>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8363">
      <w:bodyDiv w:val="1"/>
      <w:marLeft w:val="0"/>
      <w:marRight w:val="0"/>
      <w:marTop w:val="0"/>
      <w:marBottom w:val="0"/>
      <w:divBdr>
        <w:top w:val="none" w:sz="0" w:space="0" w:color="auto"/>
        <w:left w:val="none" w:sz="0" w:space="0" w:color="auto"/>
        <w:bottom w:val="none" w:sz="0" w:space="0" w:color="auto"/>
        <w:right w:val="none" w:sz="0" w:space="0" w:color="auto"/>
      </w:divBdr>
    </w:div>
    <w:div w:id="78454034">
      <w:bodyDiv w:val="1"/>
      <w:marLeft w:val="0"/>
      <w:marRight w:val="0"/>
      <w:marTop w:val="0"/>
      <w:marBottom w:val="0"/>
      <w:divBdr>
        <w:top w:val="none" w:sz="0" w:space="0" w:color="auto"/>
        <w:left w:val="none" w:sz="0" w:space="0" w:color="auto"/>
        <w:bottom w:val="none" w:sz="0" w:space="0" w:color="auto"/>
        <w:right w:val="none" w:sz="0" w:space="0" w:color="auto"/>
      </w:divBdr>
    </w:div>
    <w:div w:id="192042599">
      <w:bodyDiv w:val="1"/>
      <w:marLeft w:val="0"/>
      <w:marRight w:val="0"/>
      <w:marTop w:val="0"/>
      <w:marBottom w:val="0"/>
      <w:divBdr>
        <w:top w:val="none" w:sz="0" w:space="0" w:color="auto"/>
        <w:left w:val="none" w:sz="0" w:space="0" w:color="auto"/>
        <w:bottom w:val="none" w:sz="0" w:space="0" w:color="auto"/>
        <w:right w:val="none" w:sz="0" w:space="0" w:color="auto"/>
      </w:divBdr>
    </w:div>
    <w:div w:id="260529953">
      <w:bodyDiv w:val="1"/>
      <w:marLeft w:val="0"/>
      <w:marRight w:val="0"/>
      <w:marTop w:val="0"/>
      <w:marBottom w:val="0"/>
      <w:divBdr>
        <w:top w:val="none" w:sz="0" w:space="0" w:color="auto"/>
        <w:left w:val="none" w:sz="0" w:space="0" w:color="auto"/>
        <w:bottom w:val="none" w:sz="0" w:space="0" w:color="auto"/>
        <w:right w:val="none" w:sz="0" w:space="0" w:color="auto"/>
      </w:divBdr>
    </w:div>
    <w:div w:id="296690427">
      <w:bodyDiv w:val="1"/>
      <w:marLeft w:val="0"/>
      <w:marRight w:val="0"/>
      <w:marTop w:val="0"/>
      <w:marBottom w:val="0"/>
      <w:divBdr>
        <w:top w:val="none" w:sz="0" w:space="0" w:color="auto"/>
        <w:left w:val="none" w:sz="0" w:space="0" w:color="auto"/>
        <w:bottom w:val="none" w:sz="0" w:space="0" w:color="auto"/>
        <w:right w:val="none" w:sz="0" w:space="0" w:color="auto"/>
      </w:divBdr>
    </w:div>
    <w:div w:id="311370813">
      <w:bodyDiv w:val="1"/>
      <w:marLeft w:val="0"/>
      <w:marRight w:val="0"/>
      <w:marTop w:val="0"/>
      <w:marBottom w:val="0"/>
      <w:divBdr>
        <w:top w:val="none" w:sz="0" w:space="0" w:color="auto"/>
        <w:left w:val="none" w:sz="0" w:space="0" w:color="auto"/>
        <w:bottom w:val="none" w:sz="0" w:space="0" w:color="auto"/>
        <w:right w:val="none" w:sz="0" w:space="0" w:color="auto"/>
      </w:divBdr>
    </w:div>
    <w:div w:id="326445834">
      <w:bodyDiv w:val="1"/>
      <w:marLeft w:val="0"/>
      <w:marRight w:val="0"/>
      <w:marTop w:val="0"/>
      <w:marBottom w:val="0"/>
      <w:divBdr>
        <w:top w:val="none" w:sz="0" w:space="0" w:color="auto"/>
        <w:left w:val="none" w:sz="0" w:space="0" w:color="auto"/>
        <w:bottom w:val="none" w:sz="0" w:space="0" w:color="auto"/>
        <w:right w:val="none" w:sz="0" w:space="0" w:color="auto"/>
      </w:divBdr>
    </w:div>
    <w:div w:id="365066154">
      <w:bodyDiv w:val="1"/>
      <w:marLeft w:val="0"/>
      <w:marRight w:val="0"/>
      <w:marTop w:val="0"/>
      <w:marBottom w:val="0"/>
      <w:divBdr>
        <w:top w:val="none" w:sz="0" w:space="0" w:color="auto"/>
        <w:left w:val="none" w:sz="0" w:space="0" w:color="auto"/>
        <w:bottom w:val="none" w:sz="0" w:space="0" w:color="auto"/>
        <w:right w:val="none" w:sz="0" w:space="0" w:color="auto"/>
      </w:divBdr>
    </w:div>
    <w:div w:id="387145635">
      <w:bodyDiv w:val="1"/>
      <w:marLeft w:val="0"/>
      <w:marRight w:val="0"/>
      <w:marTop w:val="0"/>
      <w:marBottom w:val="0"/>
      <w:divBdr>
        <w:top w:val="none" w:sz="0" w:space="0" w:color="auto"/>
        <w:left w:val="none" w:sz="0" w:space="0" w:color="auto"/>
        <w:bottom w:val="none" w:sz="0" w:space="0" w:color="auto"/>
        <w:right w:val="none" w:sz="0" w:space="0" w:color="auto"/>
      </w:divBdr>
    </w:div>
    <w:div w:id="423965063">
      <w:bodyDiv w:val="1"/>
      <w:marLeft w:val="0"/>
      <w:marRight w:val="0"/>
      <w:marTop w:val="0"/>
      <w:marBottom w:val="0"/>
      <w:divBdr>
        <w:top w:val="none" w:sz="0" w:space="0" w:color="auto"/>
        <w:left w:val="none" w:sz="0" w:space="0" w:color="auto"/>
        <w:bottom w:val="none" w:sz="0" w:space="0" w:color="auto"/>
        <w:right w:val="none" w:sz="0" w:space="0" w:color="auto"/>
      </w:divBdr>
    </w:div>
    <w:div w:id="491917536">
      <w:bodyDiv w:val="1"/>
      <w:marLeft w:val="0"/>
      <w:marRight w:val="0"/>
      <w:marTop w:val="0"/>
      <w:marBottom w:val="0"/>
      <w:divBdr>
        <w:top w:val="none" w:sz="0" w:space="0" w:color="auto"/>
        <w:left w:val="none" w:sz="0" w:space="0" w:color="auto"/>
        <w:bottom w:val="none" w:sz="0" w:space="0" w:color="auto"/>
        <w:right w:val="none" w:sz="0" w:space="0" w:color="auto"/>
      </w:divBdr>
    </w:div>
    <w:div w:id="519861105">
      <w:bodyDiv w:val="1"/>
      <w:marLeft w:val="0"/>
      <w:marRight w:val="0"/>
      <w:marTop w:val="0"/>
      <w:marBottom w:val="0"/>
      <w:divBdr>
        <w:top w:val="none" w:sz="0" w:space="0" w:color="auto"/>
        <w:left w:val="none" w:sz="0" w:space="0" w:color="auto"/>
        <w:bottom w:val="none" w:sz="0" w:space="0" w:color="auto"/>
        <w:right w:val="none" w:sz="0" w:space="0" w:color="auto"/>
      </w:divBdr>
    </w:div>
    <w:div w:id="532691828">
      <w:bodyDiv w:val="1"/>
      <w:marLeft w:val="0"/>
      <w:marRight w:val="0"/>
      <w:marTop w:val="0"/>
      <w:marBottom w:val="0"/>
      <w:divBdr>
        <w:top w:val="none" w:sz="0" w:space="0" w:color="auto"/>
        <w:left w:val="none" w:sz="0" w:space="0" w:color="auto"/>
        <w:bottom w:val="none" w:sz="0" w:space="0" w:color="auto"/>
        <w:right w:val="none" w:sz="0" w:space="0" w:color="auto"/>
      </w:divBdr>
    </w:div>
    <w:div w:id="611397934">
      <w:bodyDiv w:val="1"/>
      <w:marLeft w:val="0"/>
      <w:marRight w:val="0"/>
      <w:marTop w:val="0"/>
      <w:marBottom w:val="0"/>
      <w:divBdr>
        <w:top w:val="none" w:sz="0" w:space="0" w:color="auto"/>
        <w:left w:val="none" w:sz="0" w:space="0" w:color="auto"/>
        <w:bottom w:val="none" w:sz="0" w:space="0" w:color="auto"/>
        <w:right w:val="none" w:sz="0" w:space="0" w:color="auto"/>
      </w:divBdr>
    </w:div>
    <w:div w:id="634531932">
      <w:bodyDiv w:val="1"/>
      <w:marLeft w:val="0"/>
      <w:marRight w:val="0"/>
      <w:marTop w:val="0"/>
      <w:marBottom w:val="0"/>
      <w:divBdr>
        <w:top w:val="none" w:sz="0" w:space="0" w:color="auto"/>
        <w:left w:val="none" w:sz="0" w:space="0" w:color="auto"/>
        <w:bottom w:val="none" w:sz="0" w:space="0" w:color="auto"/>
        <w:right w:val="none" w:sz="0" w:space="0" w:color="auto"/>
      </w:divBdr>
    </w:div>
    <w:div w:id="677268245">
      <w:bodyDiv w:val="1"/>
      <w:marLeft w:val="0"/>
      <w:marRight w:val="0"/>
      <w:marTop w:val="0"/>
      <w:marBottom w:val="0"/>
      <w:divBdr>
        <w:top w:val="none" w:sz="0" w:space="0" w:color="auto"/>
        <w:left w:val="none" w:sz="0" w:space="0" w:color="auto"/>
        <w:bottom w:val="none" w:sz="0" w:space="0" w:color="auto"/>
        <w:right w:val="none" w:sz="0" w:space="0" w:color="auto"/>
      </w:divBdr>
    </w:div>
    <w:div w:id="792678986">
      <w:bodyDiv w:val="1"/>
      <w:marLeft w:val="0"/>
      <w:marRight w:val="0"/>
      <w:marTop w:val="0"/>
      <w:marBottom w:val="0"/>
      <w:divBdr>
        <w:top w:val="none" w:sz="0" w:space="0" w:color="auto"/>
        <w:left w:val="none" w:sz="0" w:space="0" w:color="auto"/>
        <w:bottom w:val="none" w:sz="0" w:space="0" w:color="auto"/>
        <w:right w:val="none" w:sz="0" w:space="0" w:color="auto"/>
      </w:divBdr>
    </w:div>
    <w:div w:id="866605298">
      <w:bodyDiv w:val="1"/>
      <w:marLeft w:val="0"/>
      <w:marRight w:val="0"/>
      <w:marTop w:val="0"/>
      <w:marBottom w:val="0"/>
      <w:divBdr>
        <w:top w:val="none" w:sz="0" w:space="0" w:color="auto"/>
        <w:left w:val="none" w:sz="0" w:space="0" w:color="auto"/>
        <w:bottom w:val="none" w:sz="0" w:space="0" w:color="auto"/>
        <w:right w:val="none" w:sz="0" w:space="0" w:color="auto"/>
      </w:divBdr>
    </w:div>
    <w:div w:id="874197821">
      <w:bodyDiv w:val="1"/>
      <w:marLeft w:val="0"/>
      <w:marRight w:val="0"/>
      <w:marTop w:val="0"/>
      <w:marBottom w:val="0"/>
      <w:divBdr>
        <w:top w:val="none" w:sz="0" w:space="0" w:color="auto"/>
        <w:left w:val="none" w:sz="0" w:space="0" w:color="auto"/>
        <w:bottom w:val="none" w:sz="0" w:space="0" w:color="auto"/>
        <w:right w:val="none" w:sz="0" w:space="0" w:color="auto"/>
      </w:divBdr>
    </w:div>
    <w:div w:id="997659142">
      <w:bodyDiv w:val="1"/>
      <w:marLeft w:val="0"/>
      <w:marRight w:val="0"/>
      <w:marTop w:val="0"/>
      <w:marBottom w:val="0"/>
      <w:divBdr>
        <w:top w:val="none" w:sz="0" w:space="0" w:color="auto"/>
        <w:left w:val="none" w:sz="0" w:space="0" w:color="auto"/>
        <w:bottom w:val="none" w:sz="0" w:space="0" w:color="auto"/>
        <w:right w:val="none" w:sz="0" w:space="0" w:color="auto"/>
      </w:divBdr>
    </w:div>
    <w:div w:id="1017000558">
      <w:bodyDiv w:val="1"/>
      <w:marLeft w:val="0"/>
      <w:marRight w:val="0"/>
      <w:marTop w:val="0"/>
      <w:marBottom w:val="0"/>
      <w:divBdr>
        <w:top w:val="none" w:sz="0" w:space="0" w:color="auto"/>
        <w:left w:val="none" w:sz="0" w:space="0" w:color="auto"/>
        <w:bottom w:val="none" w:sz="0" w:space="0" w:color="auto"/>
        <w:right w:val="none" w:sz="0" w:space="0" w:color="auto"/>
      </w:divBdr>
    </w:div>
    <w:div w:id="1058627401">
      <w:bodyDiv w:val="1"/>
      <w:marLeft w:val="0"/>
      <w:marRight w:val="0"/>
      <w:marTop w:val="0"/>
      <w:marBottom w:val="0"/>
      <w:divBdr>
        <w:top w:val="none" w:sz="0" w:space="0" w:color="auto"/>
        <w:left w:val="none" w:sz="0" w:space="0" w:color="auto"/>
        <w:bottom w:val="none" w:sz="0" w:space="0" w:color="auto"/>
        <w:right w:val="none" w:sz="0" w:space="0" w:color="auto"/>
      </w:divBdr>
    </w:div>
    <w:div w:id="1109818639">
      <w:bodyDiv w:val="1"/>
      <w:marLeft w:val="0"/>
      <w:marRight w:val="0"/>
      <w:marTop w:val="0"/>
      <w:marBottom w:val="0"/>
      <w:divBdr>
        <w:top w:val="none" w:sz="0" w:space="0" w:color="auto"/>
        <w:left w:val="none" w:sz="0" w:space="0" w:color="auto"/>
        <w:bottom w:val="none" w:sz="0" w:space="0" w:color="auto"/>
        <w:right w:val="none" w:sz="0" w:space="0" w:color="auto"/>
      </w:divBdr>
    </w:div>
    <w:div w:id="1125389769">
      <w:bodyDiv w:val="1"/>
      <w:marLeft w:val="0"/>
      <w:marRight w:val="0"/>
      <w:marTop w:val="0"/>
      <w:marBottom w:val="0"/>
      <w:divBdr>
        <w:top w:val="none" w:sz="0" w:space="0" w:color="auto"/>
        <w:left w:val="none" w:sz="0" w:space="0" w:color="auto"/>
        <w:bottom w:val="none" w:sz="0" w:space="0" w:color="auto"/>
        <w:right w:val="none" w:sz="0" w:space="0" w:color="auto"/>
      </w:divBdr>
    </w:div>
    <w:div w:id="1162088641">
      <w:bodyDiv w:val="1"/>
      <w:marLeft w:val="0"/>
      <w:marRight w:val="0"/>
      <w:marTop w:val="0"/>
      <w:marBottom w:val="0"/>
      <w:divBdr>
        <w:top w:val="none" w:sz="0" w:space="0" w:color="auto"/>
        <w:left w:val="none" w:sz="0" w:space="0" w:color="auto"/>
        <w:bottom w:val="none" w:sz="0" w:space="0" w:color="auto"/>
        <w:right w:val="none" w:sz="0" w:space="0" w:color="auto"/>
      </w:divBdr>
    </w:div>
    <w:div w:id="1197738901">
      <w:bodyDiv w:val="1"/>
      <w:marLeft w:val="0"/>
      <w:marRight w:val="0"/>
      <w:marTop w:val="0"/>
      <w:marBottom w:val="0"/>
      <w:divBdr>
        <w:top w:val="none" w:sz="0" w:space="0" w:color="auto"/>
        <w:left w:val="none" w:sz="0" w:space="0" w:color="auto"/>
        <w:bottom w:val="none" w:sz="0" w:space="0" w:color="auto"/>
        <w:right w:val="none" w:sz="0" w:space="0" w:color="auto"/>
      </w:divBdr>
    </w:div>
    <w:div w:id="1203830800">
      <w:bodyDiv w:val="1"/>
      <w:marLeft w:val="0"/>
      <w:marRight w:val="0"/>
      <w:marTop w:val="0"/>
      <w:marBottom w:val="0"/>
      <w:divBdr>
        <w:top w:val="none" w:sz="0" w:space="0" w:color="auto"/>
        <w:left w:val="none" w:sz="0" w:space="0" w:color="auto"/>
        <w:bottom w:val="none" w:sz="0" w:space="0" w:color="auto"/>
        <w:right w:val="none" w:sz="0" w:space="0" w:color="auto"/>
      </w:divBdr>
    </w:div>
    <w:div w:id="1268587513">
      <w:bodyDiv w:val="1"/>
      <w:marLeft w:val="0"/>
      <w:marRight w:val="0"/>
      <w:marTop w:val="0"/>
      <w:marBottom w:val="0"/>
      <w:divBdr>
        <w:top w:val="none" w:sz="0" w:space="0" w:color="auto"/>
        <w:left w:val="none" w:sz="0" w:space="0" w:color="auto"/>
        <w:bottom w:val="none" w:sz="0" w:space="0" w:color="auto"/>
        <w:right w:val="none" w:sz="0" w:space="0" w:color="auto"/>
      </w:divBdr>
    </w:div>
    <w:div w:id="1268806024">
      <w:bodyDiv w:val="1"/>
      <w:marLeft w:val="0"/>
      <w:marRight w:val="0"/>
      <w:marTop w:val="0"/>
      <w:marBottom w:val="0"/>
      <w:divBdr>
        <w:top w:val="none" w:sz="0" w:space="0" w:color="auto"/>
        <w:left w:val="none" w:sz="0" w:space="0" w:color="auto"/>
        <w:bottom w:val="none" w:sz="0" w:space="0" w:color="auto"/>
        <w:right w:val="none" w:sz="0" w:space="0" w:color="auto"/>
      </w:divBdr>
    </w:div>
    <w:div w:id="1275092591">
      <w:bodyDiv w:val="1"/>
      <w:marLeft w:val="0"/>
      <w:marRight w:val="0"/>
      <w:marTop w:val="0"/>
      <w:marBottom w:val="0"/>
      <w:divBdr>
        <w:top w:val="none" w:sz="0" w:space="0" w:color="auto"/>
        <w:left w:val="none" w:sz="0" w:space="0" w:color="auto"/>
        <w:bottom w:val="none" w:sz="0" w:space="0" w:color="auto"/>
        <w:right w:val="none" w:sz="0" w:space="0" w:color="auto"/>
      </w:divBdr>
    </w:div>
    <w:div w:id="1283463751">
      <w:bodyDiv w:val="1"/>
      <w:marLeft w:val="0"/>
      <w:marRight w:val="0"/>
      <w:marTop w:val="0"/>
      <w:marBottom w:val="0"/>
      <w:divBdr>
        <w:top w:val="none" w:sz="0" w:space="0" w:color="auto"/>
        <w:left w:val="none" w:sz="0" w:space="0" w:color="auto"/>
        <w:bottom w:val="none" w:sz="0" w:space="0" w:color="auto"/>
        <w:right w:val="none" w:sz="0" w:space="0" w:color="auto"/>
      </w:divBdr>
    </w:div>
    <w:div w:id="1357805903">
      <w:bodyDiv w:val="1"/>
      <w:marLeft w:val="0"/>
      <w:marRight w:val="0"/>
      <w:marTop w:val="0"/>
      <w:marBottom w:val="0"/>
      <w:divBdr>
        <w:top w:val="none" w:sz="0" w:space="0" w:color="auto"/>
        <w:left w:val="none" w:sz="0" w:space="0" w:color="auto"/>
        <w:bottom w:val="none" w:sz="0" w:space="0" w:color="auto"/>
        <w:right w:val="none" w:sz="0" w:space="0" w:color="auto"/>
      </w:divBdr>
    </w:div>
    <w:div w:id="1445920769">
      <w:bodyDiv w:val="1"/>
      <w:marLeft w:val="0"/>
      <w:marRight w:val="0"/>
      <w:marTop w:val="0"/>
      <w:marBottom w:val="0"/>
      <w:divBdr>
        <w:top w:val="none" w:sz="0" w:space="0" w:color="auto"/>
        <w:left w:val="none" w:sz="0" w:space="0" w:color="auto"/>
        <w:bottom w:val="none" w:sz="0" w:space="0" w:color="auto"/>
        <w:right w:val="none" w:sz="0" w:space="0" w:color="auto"/>
      </w:divBdr>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65792958">
      <w:bodyDiv w:val="1"/>
      <w:marLeft w:val="0"/>
      <w:marRight w:val="0"/>
      <w:marTop w:val="0"/>
      <w:marBottom w:val="0"/>
      <w:divBdr>
        <w:top w:val="none" w:sz="0" w:space="0" w:color="auto"/>
        <w:left w:val="none" w:sz="0" w:space="0" w:color="auto"/>
        <w:bottom w:val="none" w:sz="0" w:space="0" w:color="auto"/>
        <w:right w:val="none" w:sz="0" w:space="0" w:color="auto"/>
      </w:divBdr>
    </w:div>
    <w:div w:id="1568614938">
      <w:bodyDiv w:val="1"/>
      <w:marLeft w:val="0"/>
      <w:marRight w:val="0"/>
      <w:marTop w:val="0"/>
      <w:marBottom w:val="0"/>
      <w:divBdr>
        <w:top w:val="none" w:sz="0" w:space="0" w:color="auto"/>
        <w:left w:val="none" w:sz="0" w:space="0" w:color="auto"/>
        <w:bottom w:val="none" w:sz="0" w:space="0" w:color="auto"/>
        <w:right w:val="none" w:sz="0" w:space="0" w:color="auto"/>
      </w:divBdr>
    </w:div>
    <w:div w:id="1591739943">
      <w:bodyDiv w:val="1"/>
      <w:marLeft w:val="0"/>
      <w:marRight w:val="0"/>
      <w:marTop w:val="0"/>
      <w:marBottom w:val="0"/>
      <w:divBdr>
        <w:top w:val="none" w:sz="0" w:space="0" w:color="auto"/>
        <w:left w:val="none" w:sz="0" w:space="0" w:color="auto"/>
        <w:bottom w:val="none" w:sz="0" w:space="0" w:color="auto"/>
        <w:right w:val="none" w:sz="0" w:space="0" w:color="auto"/>
      </w:divBdr>
    </w:div>
    <w:div w:id="1613397990">
      <w:bodyDiv w:val="1"/>
      <w:marLeft w:val="0"/>
      <w:marRight w:val="0"/>
      <w:marTop w:val="0"/>
      <w:marBottom w:val="0"/>
      <w:divBdr>
        <w:top w:val="none" w:sz="0" w:space="0" w:color="auto"/>
        <w:left w:val="none" w:sz="0" w:space="0" w:color="auto"/>
        <w:bottom w:val="none" w:sz="0" w:space="0" w:color="auto"/>
        <w:right w:val="none" w:sz="0" w:space="0" w:color="auto"/>
      </w:divBdr>
    </w:div>
    <w:div w:id="1748187627">
      <w:bodyDiv w:val="1"/>
      <w:marLeft w:val="0"/>
      <w:marRight w:val="0"/>
      <w:marTop w:val="0"/>
      <w:marBottom w:val="0"/>
      <w:divBdr>
        <w:top w:val="none" w:sz="0" w:space="0" w:color="auto"/>
        <w:left w:val="none" w:sz="0" w:space="0" w:color="auto"/>
        <w:bottom w:val="none" w:sz="0" w:space="0" w:color="auto"/>
        <w:right w:val="none" w:sz="0" w:space="0" w:color="auto"/>
      </w:divBdr>
    </w:div>
    <w:div w:id="1779055964">
      <w:bodyDiv w:val="1"/>
      <w:marLeft w:val="0"/>
      <w:marRight w:val="0"/>
      <w:marTop w:val="0"/>
      <w:marBottom w:val="0"/>
      <w:divBdr>
        <w:top w:val="none" w:sz="0" w:space="0" w:color="auto"/>
        <w:left w:val="none" w:sz="0" w:space="0" w:color="auto"/>
        <w:bottom w:val="none" w:sz="0" w:space="0" w:color="auto"/>
        <w:right w:val="none" w:sz="0" w:space="0" w:color="auto"/>
      </w:divBdr>
    </w:div>
    <w:div w:id="1841313551">
      <w:bodyDiv w:val="1"/>
      <w:marLeft w:val="0"/>
      <w:marRight w:val="0"/>
      <w:marTop w:val="0"/>
      <w:marBottom w:val="0"/>
      <w:divBdr>
        <w:top w:val="none" w:sz="0" w:space="0" w:color="auto"/>
        <w:left w:val="none" w:sz="0" w:space="0" w:color="auto"/>
        <w:bottom w:val="none" w:sz="0" w:space="0" w:color="auto"/>
        <w:right w:val="none" w:sz="0" w:space="0" w:color="auto"/>
      </w:divBdr>
    </w:div>
    <w:div w:id="1893693708">
      <w:bodyDiv w:val="1"/>
      <w:marLeft w:val="0"/>
      <w:marRight w:val="0"/>
      <w:marTop w:val="0"/>
      <w:marBottom w:val="0"/>
      <w:divBdr>
        <w:top w:val="none" w:sz="0" w:space="0" w:color="auto"/>
        <w:left w:val="none" w:sz="0" w:space="0" w:color="auto"/>
        <w:bottom w:val="none" w:sz="0" w:space="0" w:color="auto"/>
        <w:right w:val="none" w:sz="0" w:space="0" w:color="auto"/>
      </w:divBdr>
    </w:div>
    <w:div w:id="1900314038">
      <w:bodyDiv w:val="1"/>
      <w:marLeft w:val="0"/>
      <w:marRight w:val="0"/>
      <w:marTop w:val="0"/>
      <w:marBottom w:val="0"/>
      <w:divBdr>
        <w:top w:val="none" w:sz="0" w:space="0" w:color="auto"/>
        <w:left w:val="none" w:sz="0" w:space="0" w:color="auto"/>
        <w:bottom w:val="none" w:sz="0" w:space="0" w:color="auto"/>
        <w:right w:val="none" w:sz="0" w:space="0" w:color="auto"/>
      </w:divBdr>
    </w:div>
    <w:div w:id="1964312403">
      <w:bodyDiv w:val="1"/>
      <w:marLeft w:val="0"/>
      <w:marRight w:val="0"/>
      <w:marTop w:val="0"/>
      <w:marBottom w:val="0"/>
      <w:divBdr>
        <w:top w:val="none" w:sz="0" w:space="0" w:color="auto"/>
        <w:left w:val="none" w:sz="0" w:space="0" w:color="auto"/>
        <w:bottom w:val="none" w:sz="0" w:space="0" w:color="auto"/>
        <w:right w:val="none" w:sz="0" w:space="0" w:color="auto"/>
      </w:divBdr>
    </w:div>
    <w:div w:id="1976522748">
      <w:bodyDiv w:val="1"/>
      <w:marLeft w:val="0"/>
      <w:marRight w:val="0"/>
      <w:marTop w:val="0"/>
      <w:marBottom w:val="0"/>
      <w:divBdr>
        <w:top w:val="none" w:sz="0" w:space="0" w:color="auto"/>
        <w:left w:val="none" w:sz="0" w:space="0" w:color="auto"/>
        <w:bottom w:val="none" w:sz="0" w:space="0" w:color="auto"/>
        <w:right w:val="none" w:sz="0" w:space="0" w:color="auto"/>
      </w:divBdr>
    </w:div>
    <w:div w:id="2019497656">
      <w:bodyDiv w:val="1"/>
      <w:marLeft w:val="0"/>
      <w:marRight w:val="0"/>
      <w:marTop w:val="0"/>
      <w:marBottom w:val="0"/>
      <w:divBdr>
        <w:top w:val="none" w:sz="0" w:space="0" w:color="auto"/>
        <w:left w:val="none" w:sz="0" w:space="0" w:color="auto"/>
        <w:bottom w:val="none" w:sz="0" w:space="0" w:color="auto"/>
        <w:right w:val="none" w:sz="0" w:space="0" w:color="auto"/>
      </w:divBdr>
    </w:div>
    <w:div w:id="2056388734">
      <w:bodyDiv w:val="1"/>
      <w:marLeft w:val="0"/>
      <w:marRight w:val="0"/>
      <w:marTop w:val="0"/>
      <w:marBottom w:val="0"/>
      <w:divBdr>
        <w:top w:val="none" w:sz="0" w:space="0" w:color="auto"/>
        <w:left w:val="none" w:sz="0" w:space="0" w:color="auto"/>
        <w:bottom w:val="none" w:sz="0" w:space="0" w:color="auto"/>
        <w:right w:val="none" w:sz="0" w:space="0" w:color="auto"/>
      </w:divBdr>
    </w:div>
    <w:div w:id="20842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C21D6-D5B3-4BC9-9E9E-4488F2559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4444</Words>
  <Characters>22269</Characters>
  <Application>Microsoft Office Word</Application>
  <DocSecurity>0</DocSecurity>
  <Lines>1484</Lines>
  <Paragraphs>1113</Paragraphs>
  <ScaleCrop>false</ScaleCrop>
  <HeadingPairs>
    <vt:vector size="2" baseType="variant">
      <vt:variant>
        <vt:lpstr>Title</vt:lpstr>
      </vt:variant>
      <vt:variant>
        <vt:i4>1</vt:i4>
      </vt:variant>
    </vt:vector>
  </HeadingPairs>
  <TitlesOfParts>
    <vt:vector size="1" baseType="lpstr">
      <vt:lpstr>1</vt:lpstr>
    </vt:vector>
  </TitlesOfParts>
  <Company>Biocon India Limited</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Praveen Kumar</dc:creator>
  <cp:lastModifiedBy>Adhisivan Ragunathan</cp:lastModifiedBy>
  <cp:revision>39</cp:revision>
  <cp:lastPrinted>2015-08-11T10:03:00Z</cp:lastPrinted>
  <dcterms:created xsi:type="dcterms:W3CDTF">2016-09-14T07:15:00Z</dcterms:created>
  <dcterms:modified xsi:type="dcterms:W3CDTF">2026-04-04T11:18:00Z</dcterms:modified>
</cp:coreProperties>
</file>